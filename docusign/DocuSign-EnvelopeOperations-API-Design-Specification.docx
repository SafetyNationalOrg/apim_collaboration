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D2F05" w14:textId="291898BA" w:rsidR="00395BDC" w:rsidRDefault="00395BDC" w:rsidP="00395BDC">
      <w:bookmarkStart w:id="0" w:name="TDocumentHistory"/>
      <w:bookmarkStart w:id="1" w:name="_Toc214465879"/>
      <w:r w:rsidRPr="00F23576">
        <w:rPr>
          <w:rFonts w:ascii="Times New Roman" w:eastAsia="MS Mincho" w:hAnsi="Times New Roman"/>
          <w:noProof/>
          <w:color w:val="646464"/>
          <w:spacing w:val="-10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7CDCEA12" wp14:editId="420CA827">
            <wp:simplePos x="0" y="0"/>
            <wp:positionH relativeFrom="column">
              <wp:posOffset>-916305</wp:posOffset>
            </wp:positionH>
            <wp:positionV relativeFrom="paragraph">
              <wp:posOffset>-2058225</wp:posOffset>
            </wp:positionV>
            <wp:extent cx="9902190" cy="6324600"/>
            <wp:effectExtent l="0" t="0" r="381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2190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31A6E4" w14:textId="77777777" w:rsidR="00395BDC" w:rsidRDefault="00395BDC" w:rsidP="00395BDC"/>
    <w:p w14:paraId="66DC24A9" w14:textId="77777777" w:rsidR="00395BDC" w:rsidRDefault="00395BDC" w:rsidP="00395BDC"/>
    <w:p w14:paraId="26774B33" w14:textId="77777777" w:rsidR="00395BDC" w:rsidRDefault="00395BDC" w:rsidP="00395BDC">
      <w:r>
        <w:t xml:space="preserve">                                             </w:t>
      </w:r>
    </w:p>
    <w:p w14:paraId="498CBB45" w14:textId="77777777" w:rsidR="00395BDC" w:rsidRDefault="00395BDC" w:rsidP="00395BDC"/>
    <w:p w14:paraId="36F91471" w14:textId="77777777" w:rsidR="00395BDC" w:rsidRDefault="00395BDC" w:rsidP="00395BDC"/>
    <w:p w14:paraId="0C920CBE" w14:textId="77777777" w:rsidR="00395BDC" w:rsidRDefault="00395BDC" w:rsidP="00395BDC"/>
    <w:p w14:paraId="59FF98C2" w14:textId="436937C2" w:rsidR="00395BDC" w:rsidRDefault="00395BDC" w:rsidP="00395BDC">
      <w:r>
        <w:t xml:space="preserve">                                               </w:t>
      </w:r>
    </w:p>
    <w:p w14:paraId="3D942C1C" w14:textId="77777777" w:rsidR="00395BDC" w:rsidRDefault="00395BDC" w:rsidP="00395BDC"/>
    <w:p w14:paraId="786CFBA5" w14:textId="77777777" w:rsidR="00395BDC" w:rsidRDefault="00395BDC" w:rsidP="00395BDC"/>
    <w:p w14:paraId="07FEE21B" w14:textId="77777777" w:rsidR="00395BDC" w:rsidRDefault="00395BDC" w:rsidP="00395BDC"/>
    <w:p w14:paraId="5834CE58" w14:textId="37329F84" w:rsidR="00395BDC" w:rsidRDefault="00395BDC" w:rsidP="00395BDC"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9BC47E" wp14:editId="03417418">
                <wp:simplePos x="0" y="0"/>
                <wp:positionH relativeFrom="margin">
                  <wp:posOffset>361950</wp:posOffset>
                </wp:positionH>
                <wp:positionV relativeFrom="paragraph">
                  <wp:posOffset>2056130</wp:posOffset>
                </wp:positionV>
                <wp:extent cx="5144770" cy="1362075"/>
                <wp:effectExtent l="0" t="0" r="0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477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A7FF1A" w14:textId="11412E3B" w:rsidR="007C57FA" w:rsidRDefault="007C57FA" w:rsidP="0036692F">
                            <w:pPr>
                              <w:suppressAutoHyphens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275"/>
                              <w:jc w:val="center"/>
                              <w:textAlignment w:val="center"/>
                              <w:rPr>
                                <w:rFonts w:ascii="Times New Roman" w:eastAsia="MS Mincho" w:hAnsi="Times New Roman"/>
                                <w:b/>
                                <w:color w:val="646464"/>
                                <w:spacing w:val="-10"/>
                                <w:sz w:val="32"/>
                                <w:szCs w:val="36"/>
                                <w:lang w:eastAsia="ja-JP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color w:val="646464"/>
                                <w:spacing w:val="-10"/>
                                <w:sz w:val="32"/>
                                <w:szCs w:val="36"/>
                                <w:lang w:eastAsia="ja-JP"/>
                              </w:rPr>
                              <w:t>Design Specification Document</w:t>
                            </w:r>
                          </w:p>
                          <w:p w14:paraId="18F281C8" w14:textId="12098342" w:rsidR="007C57FA" w:rsidRDefault="007C57FA" w:rsidP="0036692F">
                            <w:pPr>
                              <w:suppressAutoHyphens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275"/>
                              <w:jc w:val="center"/>
                              <w:textAlignment w:val="center"/>
                              <w:rPr>
                                <w:rFonts w:ascii="Times New Roman" w:eastAsia="MS Mincho" w:hAnsi="Times New Roman"/>
                                <w:color w:val="646464"/>
                                <w:spacing w:val="-10"/>
                                <w:sz w:val="28"/>
                                <w:szCs w:val="32"/>
                                <w:lang w:eastAsia="ja-JP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color w:val="646464"/>
                                <w:spacing w:val="-10"/>
                                <w:sz w:val="28"/>
                                <w:szCs w:val="32"/>
                                <w:lang w:eastAsia="ja-JP"/>
                              </w:rPr>
                              <w:t>Version 1.0</w:t>
                            </w:r>
                          </w:p>
                          <w:p w14:paraId="2A6994D3" w14:textId="77777777" w:rsidR="007C57FA" w:rsidRPr="004106D9" w:rsidRDefault="007C57FA" w:rsidP="00395BDC">
                            <w:pPr>
                              <w:suppressAutoHyphens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275"/>
                              <w:textAlignment w:val="center"/>
                              <w:rPr>
                                <w:rFonts w:ascii="EYInterstate" w:eastAsia="MS Mincho" w:hAnsi="EYInterstate" w:cs="EYInterstate"/>
                                <w:color w:val="646464"/>
                                <w:spacing w:val="-10"/>
                                <w:sz w:val="40"/>
                                <w:szCs w:val="32"/>
                                <w:lang w:eastAsia="ja-JP"/>
                              </w:rPr>
                            </w:pPr>
                            <w:r w:rsidRPr="004106D9">
                              <w:rPr>
                                <w:rFonts w:eastAsia="MS Mincho" w:cs="EYInterstate"/>
                                <w:color w:val="646464"/>
                                <w:spacing w:val="-10"/>
                                <w:sz w:val="40"/>
                                <w:szCs w:val="32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eastAsia="MS Mincho" w:cs="EYInterstate"/>
                                <w:color w:val="646464"/>
                                <w:spacing w:val="-10"/>
                                <w:sz w:val="28"/>
                                <w:szCs w:val="32"/>
                                <w:lang w:eastAsia="ja-JP"/>
                              </w:rPr>
                              <w:t>April 21, 2016</w:t>
                            </w:r>
                          </w:p>
                          <w:p w14:paraId="2F7F1ADA" w14:textId="77777777" w:rsidR="007C57FA" w:rsidRPr="004106D9" w:rsidRDefault="007C57FA" w:rsidP="00395BDC">
                            <w:pPr>
                              <w:suppressAutoHyphens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275" w:line="550" w:lineRule="atLeast"/>
                              <w:textAlignment w:val="center"/>
                              <w:rPr>
                                <w:rFonts w:ascii="EYInterstate" w:eastAsia="MS Mincho" w:hAnsi="EYInterstate" w:cs="EYInterstate"/>
                                <w:color w:val="646464"/>
                                <w:spacing w:val="-10"/>
                                <w:sz w:val="44"/>
                                <w:szCs w:val="36"/>
                                <w:lang w:eastAsia="ja-JP"/>
                              </w:rPr>
                            </w:pPr>
                          </w:p>
                          <w:p w14:paraId="3A35D983" w14:textId="77777777" w:rsidR="007C57FA" w:rsidRPr="004106D9" w:rsidRDefault="007C57FA" w:rsidP="00395BDC">
                            <w:pPr>
                              <w:suppressAutoHyphens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275" w:line="550" w:lineRule="atLeast"/>
                              <w:textAlignment w:val="center"/>
                              <w:rPr>
                                <w:rFonts w:ascii="EYInterstate" w:eastAsia="MS Mincho" w:hAnsi="EYInterstate" w:cs="EYInterstate"/>
                                <w:color w:val="646464"/>
                                <w:spacing w:val="-10"/>
                                <w:sz w:val="44"/>
                                <w:szCs w:val="36"/>
                                <w:lang w:eastAsia="ja-JP"/>
                              </w:rPr>
                            </w:pPr>
                          </w:p>
                          <w:p w14:paraId="3EE658E5" w14:textId="77777777" w:rsidR="007C57FA" w:rsidRPr="004106D9" w:rsidRDefault="007C57FA" w:rsidP="00395BD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9BC47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8.5pt;margin-top:161.9pt;width:405.1pt;height:107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" stroked="f">
                <v:textbox>
                  <w:txbxContent>
                    <w:p w14:paraId="42A7FF1A" w14:textId="11412E3B" w:rsidR="007C57FA" w:rsidRDefault="007C57FA" w:rsidP="0036692F">
                      <w:pPr>
                        <w:suppressAutoHyphens/>
                        <w:overflowPunct w:val="0"/>
                        <w:autoSpaceDE w:val="0"/>
                        <w:autoSpaceDN w:val="0"/>
                        <w:adjustRightInd w:val="0"/>
                        <w:spacing w:after="275"/>
                        <w:jc w:val="center"/>
                        <w:textAlignment w:val="center"/>
                        <w:rPr>
                          <w:rFonts w:ascii="Times New Roman" w:eastAsia="MS Mincho" w:hAnsi="Times New Roman"/>
                          <w:b/>
                          <w:color w:val="646464"/>
                          <w:spacing w:val="-10"/>
                          <w:sz w:val="32"/>
                          <w:szCs w:val="36"/>
                          <w:lang w:eastAsia="ja-JP"/>
                        </w:rPr>
                      </w:pPr>
                      <w:r>
                        <w:rPr>
                          <w:rFonts w:ascii="Times New Roman" w:eastAsia="MS Mincho" w:hAnsi="Times New Roman"/>
                          <w:b/>
                          <w:color w:val="646464"/>
                          <w:spacing w:val="-10"/>
                          <w:sz w:val="32"/>
                          <w:szCs w:val="36"/>
                          <w:lang w:eastAsia="ja-JP"/>
                        </w:rPr>
                        <w:t>Design Specification Document</w:t>
                      </w:r>
                    </w:p>
                    <w:p w14:paraId="18F281C8" w14:textId="12098342" w:rsidR="007C57FA" w:rsidRDefault="007C57FA" w:rsidP="0036692F">
                      <w:pPr>
                        <w:suppressAutoHyphens/>
                        <w:overflowPunct w:val="0"/>
                        <w:autoSpaceDE w:val="0"/>
                        <w:autoSpaceDN w:val="0"/>
                        <w:adjustRightInd w:val="0"/>
                        <w:spacing w:after="275"/>
                        <w:jc w:val="center"/>
                        <w:textAlignment w:val="center"/>
                        <w:rPr>
                          <w:rFonts w:ascii="Times New Roman" w:eastAsia="MS Mincho" w:hAnsi="Times New Roman"/>
                          <w:color w:val="646464"/>
                          <w:spacing w:val="-10"/>
                          <w:sz w:val="28"/>
                          <w:szCs w:val="32"/>
                          <w:lang w:eastAsia="ja-JP"/>
                        </w:rPr>
                      </w:pPr>
                      <w:r>
                        <w:rPr>
                          <w:rFonts w:ascii="Times New Roman" w:eastAsia="MS Mincho" w:hAnsi="Times New Roman"/>
                          <w:color w:val="646464"/>
                          <w:spacing w:val="-10"/>
                          <w:sz w:val="28"/>
                          <w:szCs w:val="32"/>
                          <w:lang w:eastAsia="ja-JP"/>
                        </w:rPr>
                        <w:t>Version 1.0</w:t>
                      </w:r>
                    </w:p>
                    <w:p w14:paraId="2A6994D3" w14:textId="77777777" w:rsidR="007C57FA" w:rsidRPr="004106D9" w:rsidRDefault="007C57FA" w:rsidP="00395BDC">
                      <w:pPr>
                        <w:suppressAutoHyphens/>
                        <w:overflowPunct w:val="0"/>
                        <w:autoSpaceDE w:val="0"/>
                        <w:autoSpaceDN w:val="0"/>
                        <w:adjustRightInd w:val="0"/>
                        <w:spacing w:after="275"/>
                        <w:textAlignment w:val="center"/>
                        <w:rPr>
                          <w:rFonts w:ascii="EYInterstate" w:eastAsia="MS Mincho" w:hAnsi="EYInterstate" w:cs="EYInterstate"/>
                          <w:color w:val="646464"/>
                          <w:spacing w:val="-10"/>
                          <w:sz w:val="40"/>
                          <w:szCs w:val="32"/>
                          <w:lang w:eastAsia="ja-JP"/>
                        </w:rPr>
                      </w:pPr>
                      <w:r w:rsidRPr="004106D9">
                        <w:rPr>
                          <w:rFonts w:eastAsia="MS Mincho" w:cs="EYInterstate"/>
                          <w:color w:val="646464"/>
                          <w:spacing w:val="-10"/>
                          <w:sz w:val="40"/>
                          <w:szCs w:val="32"/>
                          <w:lang w:eastAsia="ja-JP"/>
                        </w:rPr>
                        <w:br/>
                      </w:r>
                      <w:r>
                        <w:rPr>
                          <w:rFonts w:eastAsia="MS Mincho" w:cs="EYInterstate"/>
                          <w:color w:val="646464"/>
                          <w:spacing w:val="-10"/>
                          <w:sz w:val="28"/>
                          <w:szCs w:val="32"/>
                          <w:lang w:eastAsia="ja-JP"/>
                        </w:rPr>
                        <w:t>April 21, 2016</w:t>
                      </w:r>
                    </w:p>
                    <w:p w14:paraId="2F7F1ADA" w14:textId="77777777" w:rsidR="007C57FA" w:rsidRPr="004106D9" w:rsidRDefault="007C57FA" w:rsidP="00395BDC">
                      <w:pPr>
                        <w:suppressAutoHyphens/>
                        <w:overflowPunct w:val="0"/>
                        <w:autoSpaceDE w:val="0"/>
                        <w:autoSpaceDN w:val="0"/>
                        <w:adjustRightInd w:val="0"/>
                        <w:spacing w:after="275" w:line="550" w:lineRule="atLeast"/>
                        <w:textAlignment w:val="center"/>
                        <w:rPr>
                          <w:rFonts w:ascii="EYInterstate" w:eastAsia="MS Mincho" w:hAnsi="EYInterstate" w:cs="EYInterstate"/>
                          <w:color w:val="646464"/>
                          <w:spacing w:val="-10"/>
                          <w:sz w:val="44"/>
                          <w:szCs w:val="36"/>
                          <w:lang w:eastAsia="ja-JP"/>
                        </w:rPr>
                      </w:pPr>
                    </w:p>
                    <w:p w14:paraId="3A35D983" w14:textId="77777777" w:rsidR="007C57FA" w:rsidRPr="004106D9" w:rsidRDefault="007C57FA" w:rsidP="00395BDC">
                      <w:pPr>
                        <w:suppressAutoHyphens/>
                        <w:overflowPunct w:val="0"/>
                        <w:autoSpaceDE w:val="0"/>
                        <w:autoSpaceDN w:val="0"/>
                        <w:adjustRightInd w:val="0"/>
                        <w:spacing w:after="275" w:line="550" w:lineRule="atLeast"/>
                        <w:textAlignment w:val="center"/>
                        <w:rPr>
                          <w:rFonts w:ascii="EYInterstate" w:eastAsia="MS Mincho" w:hAnsi="EYInterstate" w:cs="EYInterstate"/>
                          <w:color w:val="646464"/>
                          <w:spacing w:val="-10"/>
                          <w:sz w:val="44"/>
                          <w:szCs w:val="36"/>
                          <w:lang w:eastAsia="ja-JP"/>
                        </w:rPr>
                      </w:pPr>
                    </w:p>
                    <w:p w14:paraId="3EE658E5" w14:textId="77777777" w:rsidR="007C57FA" w:rsidRPr="004106D9" w:rsidRDefault="007C57FA" w:rsidP="00395BD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                                             </w:t>
      </w:r>
      <w:r>
        <w:rPr>
          <w:noProof/>
        </w:rPr>
        <w:drawing>
          <wp:inline distT="0" distB="0" distL="0" distR="0" wp14:anchorId="326CFB23" wp14:editId="19EB4A07">
            <wp:extent cx="2803273" cy="2066307"/>
            <wp:effectExtent l="0" t="0" r="0" b="0"/>
            <wp:docPr id="8" name="Picture 6" descr="https://15441-presscdn-0-77-pagely.netdna-ssl.com/wp-content/uploads/2016/01/safety-national-casualty-logo.jp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https://15441-presscdn-0-77-pagely.netdna-ssl.com/wp-content/uploads/2016/01/safety-national-casualty-logo.jp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964210" cy="218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>
        <w:br w:type="page"/>
      </w:r>
    </w:p>
    <w:p w14:paraId="2FF8127D" w14:textId="68BD977D" w:rsidR="00A4582A" w:rsidRPr="001C1AEF" w:rsidRDefault="000C643C" w:rsidP="00A4582A">
      <w:pPr>
        <w:pStyle w:val="Heading1"/>
        <w:pageBreakBefore/>
        <w:numPr>
          <w:ilvl w:val="0"/>
          <w:numId w:val="0"/>
        </w:numPr>
        <w:pBdr>
          <w:top w:val="single" w:sz="18" w:space="1" w:color="auto"/>
        </w:pBdr>
        <w:overflowPunct w:val="0"/>
        <w:autoSpaceDE w:val="0"/>
        <w:autoSpaceDN w:val="0"/>
        <w:adjustRightInd w:val="0"/>
        <w:spacing w:before="142" w:after="113"/>
        <w:textAlignment w:val="baseline"/>
        <w:rPr>
          <w:rFonts w:ascii="Times New Roman" w:hAnsi="Times New Roman"/>
          <w:bCs w:val="0"/>
        </w:rPr>
      </w:pPr>
      <w:bookmarkStart w:id="2" w:name="_Toc503874127"/>
      <w:bookmarkEnd w:id="0"/>
      <w:bookmarkEnd w:id="1"/>
      <w:r>
        <w:rPr>
          <w:rFonts w:ascii="Times New Roman" w:hAnsi="Times New Roman"/>
          <w:kern w:val="28"/>
          <w:sz w:val="36"/>
          <w:szCs w:val="20"/>
        </w:rPr>
        <w:lastRenderedPageBreak/>
        <w:t xml:space="preserve">Mule </w:t>
      </w:r>
      <w:r w:rsidR="00A5156E">
        <w:rPr>
          <w:rFonts w:ascii="Times New Roman" w:hAnsi="Times New Roman"/>
          <w:kern w:val="28"/>
          <w:sz w:val="36"/>
          <w:szCs w:val="20"/>
        </w:rPr>
        <w:t>DocuSign</w:t>
      </w:r>
      <w:r>
        <w:rPr>
          <w:rFonts w:ascii="Times New Roman" w:hAnsi="Times New Roman"/>
          <w:kern w:val="28"/>
          <w:sz w:val="36"/>
          <w:szCs w:val="20"/>
        </w:rPr>
        <w:t xml:space="preserve"> Service API</w:t>
      </w:r>
      <w:bookmarkEnd w:id="2"/>
    </w:p>
    <w:p w14:paraId="2FF81280" w14:textId="77777777" w:rsidR="00A4582A" w:rsidRPr="001C1AEF" w:rsidRDefault="00A4582A" w:rsidP="00F2655D">
      <w:pPr>
        <w:pStyle w:val="HeadingB"/>
        <w:numPr>
          <w:ilvl w:val="0"/>
          <w:numId w:val="0"/>
        </w:numPr>
        <w:ind w:left="652" w:hanging="652"/>
        <w:rPr>
          <w:rFonts w:ascii="Times New Roman" w:hAnsi="Times New Roman"/>
        </w:rPr>
      </w:pPr>
      <w:bookmarkStart w:id="3" w:name="TRevisionHistory"/>
      <w:r w:rsidRPr="001C1AEF">
        <w:rPr>
          <w:rFonts w:ascii="Times New Roman" w:hAnsi="Times New Roman"/>
        </w:rPr>
        <w:t>Revision</w:t>
      </w:r>
      <w:bookmarkEnd w:id="3"/>
      <w:r w:rsidR="0043039E" w:rsidRPr="001C1AEF">
        <w:rPr>
          <w:rFonts w:ascii="Times New Roman" w:hAnsi="Times New Roman"/>
        </w:rPr>
        <w:t>s</w:t>
      </w:r>
    </w:p>
    <w:tbl>
      <w:tblPr>
        <w:tblW w:w="9534" w:type="dxa"/>
        <w:tblInd w:w="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"/>
        <w:gridCol w:w="1170"/>
        <w:gridCol w:w="1260"/>
        <w:gridCol w:w="2070"/>
        <w:gridCol w:w="1980"/>
        <w:gridCol w:w="3032"/>
      </w:tblGrid>
      <w:tr w:rsidR="008756B4" w:rsidRPr="00937C24" w14:paraId="2FF81286" w14:textId="77777777" w:rsidTr="009B7BFC">
        <w:tc>
          <w:tcPr>
            <w:tcW w:w="1192" w:type="dxa"/>
            <w:gridSpan w:val="2"/>
            <w:shd w:val="clear" w:color="auto" w:fill="4F81BD"/>
            <w:vAlign w:val="center"/>
          </w:tcPr>
          <w:p w14:paraId="2FF81281" w14:textId="01DFD3A1" w:rsidR="008756B4" w:rsidRPr="001C1AEF" w:rsidRDefault="008756B4" w:rsidP="00C47FE5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</w:rPr>
            </w:pPr>
            <w:bookmarkStart w:id="4" w:name="TRevisionNumber"/>
            <w:r w:rsidRPr="001C1AEF">
              <w:rPr>
                <w:rFonts w:ascii="Times New Roman" w:hAnsi="Times New Roman"/>
                <w:b/>
                <w:color w:val="FFFFFF"/>
                <w:sz w:val="16"/>
              </w:rPr>
              <w:t xml:space="preserve">Revision </w:t>
            </w:r>
            <w:bookmarkEnd w:id="4"/>
          </w:p>
        </w:tc>
        <w:tc>
          <w:tcPr>
            <w:tcW w:w="1260" w:type="dxa"/>
            <w:shd w:val="clear" w:color="auto" w:fill="4F81BD"/>
            <w:vAlign w:val="center"/>
          </w:tcPr>
          <w:p w14:paraId="2FF81282" w14:textId="4A54C6CB" w:rsidR="008756B4" w:rsidRPr="001C1AEF" w:rsidRDefault="008756B4" w:rsidP="00C47FE5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</w:rPr>
            </w:pPr>
            <w:bookmarkStart w:id="5" w:name="TRevisionDate"/>
            <w:r w:rsidRPr="001C1AEF">
              <w:rPr>
                <w:rFonts w:ascii="Times New Roman" w:hAnsi="Times New Roman"/>
                <w:b/>
                <w:color w:val="FFFFFF"/>
                <w:sz w:val="16"/>
              </w:rPr>
              <w:t>Date</w:t>
            </w:r>
            <w:bookmarkEnd w:id="5"/>
          </w:p>
        </w:tc>
        <w:tc>
          <w:tcPr>
            <w:tcW w:w="2070" w:type="dxa"/>
            <w:shd w:val="clear" w:color="auto" w:fill="4F81BD"/>
            <w:vAlign w:val="center"/>
          </w:tcPr>
          <w:p w14:paraId="2FF81283" w14:textId="77777777" w:rsidR="008756B4" w:rsidRPr="001C1AEF" w:rsidRDefault="008756B4" w:rsidP="00C47FE5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</w:rPr>
              <w:t>Author</w:t>
            </w:r>
          </w:p>
        </w:tc>
        <w:tc>
          <w:tcPr>
            <w:tcW w:w="1980" w:type="dxa"/>
            <w:shd w:val="clear" w:color="auto" w:fill="4F81BD"/>
            <w:vAlign w:val="center"/>
          </w:tcPr>
          <w:p w14:paraId="2FF81284" w14:textId="77777777" w:rsidR="008756B4" w:rsidRPr="001C1AEF" w:rsidRDefault="008756B4" w:rsidP="00C47FE5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</w:rPr>
              <w:t>Role</w:t>
            </w:r>
          </w:p>
        </w:tc>
        <w:tc>
          <w:tcPr>
            <w:tcW w:w="3032" w:type="dxa"/>
            <w:shd w:val="clear" w:color="auto" w:fill="4F81BD"/>
            <w:vAlign w:val="center"/>
          </w:tcPr>
          <w:p w14:paraId="2FF81285" w14:textId="77777777" w:rsidR="008756B4" w:rsidRPr="001C1AEF" w:rsidRDefault="008756B4" w:rsidP="00C47FE5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</w:rPr>
            </w:pPr>
            <w:bookmarkStart w:id="6" w:name="TSummaryOfChanges"/>
            <w:r w:rsidRPr="001C1AEF">
              <w:rPr>
                <w:rFonts w:ascii="Times New Roman" w:hAnsi="Times New Roman"/>
                <w:b/>
                <w:color w:val="FFFFFF"/>
                <w:sz w:val="16"/>
              </w:rPr>
              <w:t>Change</w:t>
            </w:r>
            <w:bookmarkEnd w:id="6"/>
            <w:r w:rsidRPr="001C1AEF">
              <w:rPr>
                <w:rFonts w:ascii="Times New Roman" w:hAnsi="Times New Roman"/>
                <w:b/>
                <w:color w:val="FFFFFF"/>
                <w:sz w:val="16"/>
              </w:rPr>
              <w:t xml:space="preserve"> Log</w:t>
            </w:r>
          </w:p>
        </w:tc>
      </w:tr>
      <w:tr w:rsidR="008756B4" w:rsidRPr="00937C24" w14:paraId="2FF8128C" w14:textId="77777777" w:rsidTr="009B7BFC">
        <w:trPr>
          <w:gridBefore w:val="1"/>
          <w:wBefore w:w="22" w:type="dxa"/>
        </w:trPr>
        <w:tc>
          <w:tcPr>
            <w:tcW w:w="1170" w:type="dxa"/>
          </w:tcPr>
          <w:p w14:paraId="2FF81287" w14:textId="03AB02FE" w:rsidR="008756B4" w:rsidRPr="009B7BFC" w:rsidRDefault="00E03861" w:rsidP="002C15EC">
            <w:pPr>
              <w:pStyle w:val="TableText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0.1</w:t>
            </w:r>
          </w:p>
        </w:tc>
        <w:tc>
          <w:tcPr>
            <w:tcW w:w="1260" w:type="dxa"/>
          </w:tcPr>
          <w:p w14:paraId="2FF81288" w14:textId="2883C9D2" w:rsidR="008756B4" w:rsidRPr="009B7BFC" w:rsidRDefault="00A5156E" w:rsidP="00D01EAF">
            <w:pPr>
              <w:pStyle w:val="TableText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12/05</w:t>
            </w:r>
            <w:r w:rsidR="000C643C">
              <w:rPr>
                <w:rFonts w:ascii="Times New Roman" w:hAnsi="Times New Roman"/>
                <w:sz w:val="22"/>
                <w:szCs w:val="22"/>
              </w:rPr>
              <w:t>/2017</w:t>
            </w:r>
          </w:p>
        </w:tc>
        <w:tc>
          <w:tcPr>
            <w:tcW w:w="2070" w:type="dxa"/>
          </w:tcPr>
          <w:p w14:paraId="2FF81289" w14:textId="6F78FB48" w:rsidR="008756B4" w:rsidRPr="009B7BFC" w:rsidRDefault="00A5156E" w:rsidP="002C15EC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Illya Drunov</w:t>
            </w:r>
          </w:p>
        </w:tc>
        <w:tc>
          <w:tcPr>
            <w:tcW w:w="1980" w:type="dxa"/>
          </w:tcPr>
          <w:p w14:paraId="2FF8128A" w14:textId="25474502" w:rsidR="008756B4" w:rsidRPr="009B7BFC" w:rsidRDefault="00A5156E" w:rsidP="002C15EC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Delivery Manager</w:t>
            </w:r>
          </w:p>
        </w:tc>
        <w:tc>
          <w:tcPr>
            <w:tcW w:w="3032" w:type="dxa"/>
          </w:tcPr>
          <w:p w14:paraId="2FF8128B" w14:textId="272FA7D8" w:rsidR="008756B4" w:rsidRPr="009B7BFC" w:rsidRDefault="00812890" w:rsidP="002C15EC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Initial version</w:t>
            </w:r>
          </w:p>
        </w:tc>
      </w:tr>
      <w:tr w:rsidR="00A0157E" w:rsidRPr="00937C24" w14:paraId="6A0A5185" w14:textId="77777777" w:rsidTr="00142DA3">
        <w:trPr>
          <w:gridBefore w:val="1"/>
          <w:wBefore w:w="22" w:type="dxa"/>
        </w:trPr>
        <w:tc>
          <w:tcPr>
            <w:tcW w:w="1170" w:type="dxa"/>
          </w:tcPr>
          <w:p w14:paraId="3312A306" w14:textId="342B7C4A" w:rsidR="00A0157E" w:rsidRPr="009B7BFC" w:rsidRDefault="00A0157E" w:rsidP="00A0157E">
            <w:pPr>
              <w:pStyle w:val="TableText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0.2</w:t>
            </w:r>
          </w:p>
        </w:tc>
        <w:tc>
          <w:tcPr>
            <w:tcW w:w="1260" w:type="dxa"/>
          </w:tcPr>
          <w:p w14:paraId="6D04DFDD" w14:textId="2D80D8E4" w:rsidR="00A0157E" w:rsidRPr="009B7BFC" w:rsidRDefault="00A0157E" w:rsidP="00A0157E">
            <w:pPr>
              <w:pStyle w:val="TableText"/>
              <w:jc w:val="center"/>
              <w:rPr>
                <w:rFonts w:ascii="Times New Roman" w:hAnsi="Times New Roman"/>
                <w:sz w:val="22"/>
                <w:szCs w:val="22"/>
              </w:rPr>
            </w:pPr>
            <w:ins w:id="7" w:author="Author">
              <w:r>
                <w:rPr>
                  <w:rFonts w:ascii="Times New Roman" w:hAnsi="Times New Roman"/>
                  <w:sz w:val="22"/>
                  <w:szCs w:val="22"/>
                </w:rPr>
                <w:t>01/04/2018</w:t>
              </w:r>
            </w:ins>
          </w:p>
        </w:tc>
        <w:tc>
          <w:tcPr>
            <w:tcW w:w="2070" w:type="dxa"/>
          </w:tcPr>
          <w:p w14:paraId="6F0D1473" w14:textId="1C1C4E96" w:rsidR="00A0157E" w:rsidRPr="009B7BFC" w:rsidRDefault="00A0157E" w:rsidP="00A0157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8" w:author="Author">
              <w:r>
                <w:rPr>
                  <w:rFonts w:ascii="Times New Roman" w:hAnsi="Times New Roman"/>
                  <w:sz w:val="22"/>
                  <w:szCs w:val="22"/>
                </w:rPr>
                <w:t>Illya Drunov</w:t>
              </w:r>
            </w:ins>
          </w:p>
        </w:tc>
        <w:tc>
          <w:tcPr>
            <w:tcW w:w="1980" w:type="dxa"/>
          </w:tcPr>
          <w:p w14:paraId="63D660A8" w14:textId="04FF8D43" w:rsidR="00A0157E" w:rsidRPr="009B7BFC" w:rsidRDefault="00A0157E" w:rsidP="00A0157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9" w:author="Author">
              <w:r>
                <w:rPr>
                  <w:rFonts w:ascii="Times New Roman" w:hAnsi="Times New Roman"/>
                  <w:sz w:val="22"/>
                  <w:szCs w:val="22"/>
                </w:rPr>
                <w:t>Delivery Manager</w:t>
              </w:r>
            </w:ins>
          </w:p>
        </w:tc>
        <w:tc>
          <w:tcPr>
            <w:tcW w:w="3032" w:type="dxa"/>
          </w:tcPr>
          <w:p w14:paraId="324707FD" w14:textId="4EB9371A" w:rsidR="00A0157E" w:rsidRPr="009B7BFC" w:rsidRDefault="00A0157E" w:rsidP="00A0157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10" w:author="Author">
              <w:r>
                <w:rPr>
                  <w:rFonts w:ascii="Times New Roman" w:hAnsi="Times New Roman"/>
                  <w:sz w:val="22"/>
                  <w:szCs w:val="22"/>
                </w:rPr>
                <w:t>Attachments update</w:t>
              </w:r>
            </w:ins>
          </w:p>
        </w:tc>
      </w:tr>
      <w:tr w:rsidR="00A0157E" w:rsidRPr="00937C24" w14:paraId="2FF81292" w14:textId="77777777" w:rsidTr="009B7BFC">
        <w:trPr>
          <w:gridBefore w:val="1"/>
          <w:wBefore w:w="22" w:type="dxa"/>
          <w:trHeight w:val="398"/>
        </w:trPr>
        <w:tc>
          <w:tcPr>
            <w:tcW w:w="1170" w:type="dxa"/>
          </w:tcPr>
          <w:p w14:paraId="2FF8128D" w14:textId="3F5B80BB" w:rsidR="00A0157E" w:rsidRPr="009B7BFC" w:rsidRDefault="006C028D" w:rsidP="00A0157E">
            <w:pPr>
              <w:pStyle w:val="TableText"/>
              <w:jc w:val="center"/>
              <w:rPr>
                <w:rFonts w:ascii="Times New Roman" w:hAnsi="Times New Roman"/>
                <w:sz w:val="22"/>
                <w:szCs w:val="22"/>
              </w:rPr>
            </w:pPr>
            <w:ins w:id="11" w:author="Author">
              <w:r>
                <w:rPr>
                  <w:rFonts w:ascii="Times New Roman" w:hAnsi="Times New Roman"/>
                  <w:sz w:val="22"/>
                  <w:szCs w:val="22"/>
                </w:rPr>
                <w:t>0.3</w:t>
              </w:r>
            </w:ins>
          </w:p>
        </w:tc>
        <w:tc>
          <w:tcPr>
            <w:tcW w:w="1260" w:type="dxa"/>
          </w:tcPr>
          <w:p w14:paraId="2FF8128E" w14:textId="6B087D0C" w:rsidR="00A0157E" w:rsidRPr="009B7BFC" w:rsidRDefault="006C028D" w:rsidP="00A0157E">
            <w:pPr>
              <w:pStyle w:val="TableText"/>
              <w:jc w:val="center"/>
              <w:rPr>
                <w:rFonts w:ascii="Times New Roman" w:hAnsi="Times New Roman"/>
                <w:sz w:val="22"/>
                <w:szCs w:val="22"/>
              </w:rPr>
            </w:pPr>
            <w:ins w:id="12" w:author="Author">
              <w:r>
                <w:rPr>
                  <w:rFonts w:ascii="Times New Roman" w:hAnsi="Times New Roman"/>
                  <w:sz w:val="22"/>
                  <w:szCs w:val="22"/>
                </w:rPr>
                <w:t>01/11/2018</w:t>
              </w:r>
            </w:ins>
          </w:p>
        </w:tc>
        <w:tc>
          <w:tcPr>
            <w:tcW w:w="2070" w:type="dxa"/>
          </w:tcPr>
          <w:p w14:paraId="2FF8128F" w14:textId="429924AE" w:rsidR="00A0157E" w:rsidRPr="009B7BFC" w:rsidRDefault="006C028D" w:rsidP="00A0157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13" w:author="Author">
              <w:r>
                <w:rPr>
                  <w:rFonts w:ascii="Times New Roman" w:hAnsi="Times New Roman"/>
                  <w:sz w:val="22"/>
                  <w:szCs w:val="22"/>
                </w:rPr>
                <w:t>Illya Drunov</w:t>
              </w:r>
            </w:ins>
          </w:p>
        </w:tc>
        <w:tc>
          <w:tcPr>
            <w:tcW w:w="1980" w:type="dxa"/>
          </w:tcPr>
          <w:p w14:paraId="2FF81290" w14:textId="60BF6B76" w:rsidR="00A0157E" w:rsidRPr="009B7BFC" w:rsidRDefault="006C028D" w:rsidP="00A0157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14" w:author="Author">
              <w:r>
                <w:rPr>
                  <w:rFonts w:ascii="Times New Roman" w:hAnsi="Times New Roman"/>
                  <w:sz w:val="22"/>
                  <w:szCs w:val="22"/>
                </w:rPr>
                <w:t>Delivery Manager</w:t>
              </w:r>
            </w:ins>
          </w:p>
        </w:tc>
        <w:tc>
          <w:tcPr>
            <w:tcW w:w="3032" w:type="dxa"/>
          </w:tcPr>
          <w:p w14:paraId="2FF81291" w14:textId="3BF0FDBE" w:rsidR="00A0157E" w:rsidRPr="009B7BFC" w:rsidRDefault="006C028D" w:rsidP="00A0157E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15" w:author="Author">
              <w:r>
                <w:rPr>
                  <w:rFonts w:ascii="Times New Roman" w:hAnsi="Times New Roman"/>
                  <w:sz w:val="22"/>
                  <w:szCs w:val="22"/>
                </w:rPr>
                <w:t>Document file name update</w:t>
              </w:r>
            </w:ins>
          </w:p>
        </w:tc>
      </w:tr>
      <w:tr w:rsidR="002D5259" w:rsidRPr="00937C24" w14:paraId="2FF81298" w14:textId="77777777" w:rsidTr="009B7BFC">
        <w:trPr>
          <w:gridBefore w:val="1"/>
          <w:wBefore w:w="22" w:type="dxa"/>
          <w:trHeight w:val="430"/>
        </w:trPr>
        <w:tc>
          <w:tcPr>
            <w:tcW w:w="1170" w:type="dxa"/>
          </w:tcPr>
          <w:p w14:paraId="2FF81293" w14:textId="48F4B2A5" w:rsidR="002D5259" w:rsidRPr="009B7BFC" w:rsidRDefault="002D5259" w:rsidP="002D5259">
            <w:pPr>
              <w:pStyle w:val="TableText"/>
              <w:jc w:val="center"/>
              <w:rPr>
                <w:rFonts w:ascii="Times New Roman" w:hAnsi="Times New Roman"/>
                <w:sz w:val="22"/>
                <w:szCs w:val="22"/>
              </w:rPr>
            </w:pPr>
            <w:ins w:id="16" w:author="Author">
              <w:r>
                <w:rPr>
                  <w:rFonts w:ascii="Times New Roman" w:hAnsi="Times New Roman"/>
                  <w:sz w:val="22"/>
                  <w:szCs w:val="22"/>
                </w:rPr>
                <w:t>0.4</w:t>
              </w:r>
            </w:ins>
          </w:p>
        </w:tc>
        <w:tc>
          <w:tcPr>
            <w:tcW w:w="1260" w:type="dxa"/>
          </w:tcPr>
          <w:p w14:paraId="2FF81294" w14:textId="4F0C3889" w:rsidR="002D5259" w:rsidRPr="009B7BFC" w:rsidRDefault="002D5259" w:rsidP="002D5259">
            <w:pPr>
              <w:pStyle w:val="TableText"/>
              <w:jc w:val="center"/>
              <w:rPr>
                <w:rFonts w:ascii="Times New Roman" w:hAnsi="Times New Roman"/>
                <w:sz w:val="22"/>
                <w:szCs w:val="22"/>
              </w:rPr>
            </w:pPr>
            <w:ins w:id="17" w:author="Author">
              <w:r>
                <w:rPr>
                  <w:rFonts w:ascii="Times New Roman" w:hAnsi="Times New Roman"/>
                  <w:sz w:val="22"/>
                  <w:szCs w:val="22"/>
                </w:rPr>
                <w:t>01/16/2018</w:t>
              </w:r>
            </w:ins>
          </w:p>
        </w:tc>
        <w:tc>
          <w:tcPr>
            <w:tcW w:w="2070" w:type="dxa"/>
          </w:tcPr>
          <w:p w14:paraId="2FF81295" w14:textId="11B3745A" w:rsidR="002D5259" w:rsidRPr="009B7BFC" w:rsidRDefault="002D5259" w:rsidP="002D5259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18" w:author="Author">
              <w:r>
                <w:rPr>
                  <w:rFonts w:ascii="Times New Roman" w:hAnsi="Times New Roman"/>
                  <w:sz w:val="22"/>
                  <w:szCs w:val="22"/>
                </w:rPr>
                <w:t>Illya Drunov</w:t>
              </w:r>
            </w:ins>
          </w:p>
        </w:tc>
        <w:tc>
          <w:tcPr>
            <w:tcW w:w="1980" w:type="dxa"/>
          </w:tcPr>
          <w:p w14:paraId="2FF81296" w14:textId="2C835047" w:rsidR="002D5259" w:rsidRPr="009B7BFC" w:rsidRDefault="002D5259" w:rsidP="002D5259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19" w:author="Author">
              <w:r>
                <w:rPr>
                  <w:rFonts w:ascii="Times New Roman" w:hAnsi="Times New Roman"/>
                  <w:sz w:val="22"/>
                  <w:szCs w:val="22"/>
                </w:rPr>
                <w:t>Delivery Manager</w:t>
              </w:r>
            </w:ins>
          </w:p>
        </w:tc>
        <w:tc>
          <w:tcPr>
            <w:tcW w:w="3032" w:type="dxa"/>
          </w:tcPr>
          <w:p w14:paraId="2FF81297" w14:textId="383D6B6B" w:rsidR="002D5259" w:rsidRPr="009B7BFC" w:rsidRDefault="002D5259" w:rsidP="002D5259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20" w:author="Author">
              <w:r>
                <w:rPr>
                  <w:rFonts w:ascii="Times New Roman" w:hAnsi="Times New Roman"/>
                  <w:sz w:val="22"/>
                  <w:szCs w:val="22"/>
                </w:rPr>
                <w:t>Approve and Reject methods added</w:t>
              </w:r>
            </w:ins>
          </w:p>
        </w:tc>
      </w:tr>
      <w:tr w:rsidR="008668A3" w:rsidRPr="00937C24" w14:paraId="6F414157" w14:textId="77777777" w:rsidTr="009B7BFC">
        <w:trPr>
          <w:gridBefore w:val="1"/>
          <w:wBefore w:w="22" w:type="dxa"/>
          <w:trHeight w:val="430"/>
        </w:trPr>
        <w:tc>
          <w:tcPr>
            <w:tcW w:w="1170" w:type="dxa"/>
          </w:tcPr>
          <w:p w14:paraId="7FB780B1" w14:textId="492A9AF6" w:rsidR="008668A3" w:rsidRDefault="008668A3" w:rsidP="008668A3">
            <w:pPr>
              <w:pStyle w:val="TableText"/>
              <w:jc w:val="center"/>
              <w:rPr>
                <w:rFonts w:ascii="Times New Roman" w:hAnsi="Times New Roman"/>
                <w:sz w:val="22"/>
                <w:szCs w:val="22"/>
              </w:rPr>
            </w:pPr>
            <w:ins w:id="21" w:author="Author">
              <w:r>
                <w:rPr>
                  <w:rFonts w:ascii="Times New Roman" w:hAnsi="Times New Roman"/>
                  <w:sz w:val="22"/>
                  <w:szCs w:val="22"/>
                </w:rPr>
                <w:t>0.5</w:t>
              </w:r>
            </w:ins>
          </w:p>
        </w:tc>
        <w:tc>
          <w:tcPr>
            <w:tcW w:w="1260" w:type="dxa"/>
          </w:tcPr>
          <w:p w14:paraId="3DD0FC8A" w14:textId="0D2FADF7" w:rsidR="008668A3" w:rsidRDefault="008668A3" w:rsidP="008668A3">
            <w:pPr>
              <w:pStyle w:val="TableText"/>
              <w:jc w:val="center"/>
              <w:rPr>
                <w:rFonts w:ascii="Times New Roman" w:hAnsi="Times New Roman"/>
                <w:sz w:val="22"/>
                <w:szCs w:val="22"/>
              </w:rPr>
            </w:pPr>
            <w:ins w:id="22" w:author="Author">
              <w:r>
                <w:rPr>
                  <w:rFonts w:ascii="Times New Roman" w:hAnsi="Times New Roman"/>
                  <w:sz w:val="22"/>
                  <w:szCs w:val="22"/>
                </w:rPr>
                <w:t>02/05/2018</w:t>
              </w:r>
            </w:ins>
          </w:p>
        </w:tc>
        <w:tc>
          <w:tcPr>
            <w:tcW w:w="2070" w:type="dxa"/>
          </w:tcPr>
          <w:p w14:paraId="157505E3" w14:textId="123DFA0E" w:rsidR="008668A3" w:rsidRDefault="008668A3" w:rsidP="008668A3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23" w:author="Author">
              <w:r>
                <w:rPr>
                  <w:rFonts w:ascii="Times New Roman" w:hAnsi="Times New Roman"/>
                  <w:sz w:val="22"/>
                  <w:szCs w:val="22"/>
                </w:rPr>
                <w:t>Illya Drunov</w:t>
              </w:r>
            </w:ins>
          </w:p>
        </w:tc>
        <w:tc>
          <w:tcPr>
            <w:tcW w:w="1980" w:type="dxa"/>
          </w:tcPr>
          <w:p w14:paraId="456FA171" w14:textId="6EAE9F02" w:rsidR="008668A3" w:rsidRPr="009B7BFC" w:rsidRDefault="008668A3" w:rsidP="008668A3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24" w:author="Author">
              <w:r>
                <w:rPr>
                  <w:rFonts w:ascii="Times New Roman" w:hAnsi="Times New Roman"/>
                  <w:sz w:val="22"/>
                  <w:szCs w:val="22"/>
                </w:rPr>
                <w:t>Delivery Manager</w:t>
              </w:r>
            </w:ins>
          </w:p>
        </w:tc>
        <w:tc>
          <w:tcPr>
            <w:tcW w:w="3032" w:type="dxa"/>
          </w:tcPr>
          <w:p w14:paraId="66914CEE" w14:textId="2AE6643C" w:rsidR="008668A3" w:rsidRDefault="008668A3" w:rsidP="008668A3">
            <w:pPr>
              <w:pStyle w:val="TableText"/>
              <w:rPr>
                <w:rFonts w:ascii="Times New Roman" w:hAnsi="Times New Roman"/>
                <w:sz w:val="22"/>
                <w:szCs w:val="22"/>
              </w:rPr>
            </w:pPr>
            <w:ins w:id="25" w:author="Author">
              <w:r>
                <w:rPr>
                  <w:rFonts w:ascii="Times New Roman" w:hAnsi="Times New Roman"/>
                  <w:sz w:val="22"/>
                  <w:szCs w:val="22"/>
                </w:rPr>
                <w:t>Updated filter to get only envelopes in the sent status that were completed by at least one recipient</w:t>
              </w:r>
            </w:ins>
          </w:p>
        </w:tc>
      </w:tr>
      <w:tr w:rsidR="00373B38" w:rsidRPr="00937C24" w14:paraId="11F758EC" w14:textId="77777777" w:rsidTr="009B7BFC">
        <w:trPr>
          <w:gridBefore w:val="1"/>
          <w:wBefore w:w="22" w:type="dxa"/>
          <w:trHeight w:val="430"/>
          <w:ins w:id="26" w:author="Author"/>
        </w:trPr>
        <w:tc>
          <w:tcPr>
            <w:tcW w:w="1170" w:type="dxa"/>
          </w:tcPr>
          <w:p w14:paraId="380C572F" w14:textId="72E8CB2B" w:rsidR="00373B38" w:rsidRDefault="00373B38" w:rsidP="00373B38">
            <w:pPr>
              <w:pStyle w:val="TableText"/>
              <w:jc w:val="center"/>
              <w:rPr>
                <w:ins w:id="27" w:author="Author"/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0.6</w:t>
            </w:r>
          </w:p>
        </w:tc>
        <w:tc>
          <w:tcPr>
            <w:tcW w:w="1260" w:type="dxa"/>
          </w:tcPr>
          <w:p w14:paraId="4C797F2A" w14:textId="610DEA98" w:rsidR="00373B38" w:rsidRDefault="00373B38" w:rsidP="00373B38">
            <w:pPr>
              <w:pStyle w:val="TableText"/>
              <w:jc w:val="center"/>
              <w:rPr>
                <w:ins w:id="28" w:author="Author"/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03/02/2018</w:t>
            </w:r>
          </w:p>
        </w:tc>
        <w:tc>
          <w:tcPr>
            <w:tcW w:w="2070" w:type="dxa"/>
          </w:tcPr>
          <w:p w14:paraId="6C1046F8" w14:textId="7CC871F2" w:rsidR="00373B38" w:rsidRDefault="00373B38" w:rsidP="00373B38">
            <w:pPr>
              <w:pStyle w:val="TableText"/>
              <w:rPr>
                <w:ins w:id="29" w:author="Author"/>
                <w:rFonts w:ascii="Times New Roman" w:hAnsi="Times New Roman"/>
                <w:sz w:val="22"/>
                <w:szCs w:val="22"/>
              </w:rPr>
            </w:pPr>
            <w:ins w:id="30" w:author="Author">
              <w:r>
                <w:rPr>
                  <w:rFonts w:ascii="Times New Roman" w:hAnsi="Times New Roman"/>
                  <w:sz w:val="22"/>
                  <w:szCs w:val="22"/>
                </w:rPr>
                <w:t>Illya Drunov</w:t>
              </w:r>
            </w:ins>
          </w:p>
        </w:tc>
        <w:tc>
          <w:tcPr>
            <w:tcW w:w="1980" w:type="dxa"/>
          </w:tcPr>
          <w:p w14:paraId="477F9AB2" w14:textId="30C83CE3" w:rsidR="00373B38" w:rsidRPr="009B7BFC" w:rsidRDefault="00373B38" w:rsidP="00373B38">
            <w:pPr>
              <w:pStyle w:val="TableText"/>
              <w:rPr>
                <w:ins w:id="31" w:author="Author"/>
                <w:rFonts w:ascii="Times New Roman" w:hAnsi="Times New Roman"/>
                <w:sz w:val="22"/>
                <w:szCs w:val="22"/>
              </w:rPr>
            </w:pPr>
            <w:ins w:id="32" w:author="Author">
              <w:r>
                <w:rPr>
                  <w:rFonts w:ascii="Times New Roman" w:hAnsi="Times New Roman"/>
                  <w:sz w:val="22"/>
                  <w:szCs w:val="22"/>
                </w:rPr>
                <w:t>Delivery Manager</w:t>
              </w:r>
            </w:ins>
          </w:p>
        </w:tc>
        <w:tc>
          <w:tcPr>
            <w:tcW w:w="3032" w:type="dxa"/>
          </w:tcPr>
          <w:p w14:paraId="055E6939" w14:textId="3D3BA2C9" w:rsidR="00373B38" w:rsidRDefault="00373B38" w:rsidP="00373B38">
            <w:pPr>
              <w:pStyle w:val="TableText"/>
              <w:rPr>
                <w:ins w:id="33" w:author="Author"/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Updated reject method</w:t>
            </w:r>
          </w:p>
        </w:tc>
      </w:tr>
    </w:tbl>
    <w:p w14:paraId="2FF812BD" w14:textId="77777777" w:rsidR="00A4582A" w:rsidRPr="001C1AEF" w:rsidRDefault="00A4582A" w:rsidP="00A4582A">
      <w:pPr>
        <w:rPr>
          <w:rFonts w:ascii="Times New Roman" w:hAnsi="Times New Roman"/>
        </w:rPr>
      </w:pPr>
    </w:p>
    <w:p w14:paraId="2FF812BE" w14:textId="77777777" w:rsidR="00A4582A" w:rsidRPr="001C1AEF" w:rsidRDefault="00A4582A" w:rsidP="0043039E">
      <w:pPr>
        <w:pStyle w:val="HeadingB"/>
        <w:numPr>
          <w:ilvl w:val="0"/>
          <w:numId w:val="0"/>
        </w:numPr>
        <w:rPr>
          <w:rFonts w:ascii="Times New Roman" w:hAnsi="Times New Roman"/>
          <w:lang w:val="en-GB"/>
        </w:rPr>
      </w:pPr>
      <w:bookmarkStart w:id="34" w:name="TApprovals"/>
      <w:r w:rsidRPr="001C1AEF">
        <w:rPr>
          <w:rFonts w:ascii="Times New Roman" w:hAnsi="Times New Roman"/>
          <w:lang w:val="en-GB"/>
        </w:rPr>
        <w:t>Re</w:t>
      </w:r>
      <w:r w:rsidR="0043039E" w:rsidRPr="001C1AEF">
        <w:rPr>
          <w:rFonts w:ascii="Times New Roman" w:hAnsi="Times New Roman"/>
          <w:lang w:val="en-GB"/>
        </w:rPr>
        <w:t>views</w:t>
      </w:r>
      <w:r w:rsidRPr="001C1AEF">
        <w:rPr>
          <w:rFonts w:ascii="Times New Roman" w:hAnsi="Times New Roman"/>
          <w:b w:val="0"/>
          <w:bCs/>
          <w:sz w:val="20"/>
          <w:lang w:val="en-GB"/>
        </w:rPr>
        <w:t xml:space="preserve"> </w:t>
      </w:r>
    </w:p>
    <w:tbl>
      <w:tblPr>
        <w:tblW w:w="9380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37"/>
        <w:gridCol w:w="2899"/>
        <w:gridCol w:w="2127"/>
        <w:gridCol w:w="1559"/>
        <w:gridCol w:w="1158"/>
      </w:tblGrid>
      <w:tr w:rsidR="00F2655D" w:rsidRPr="00937C24" w14:paraId="2FF812C4" w14:textId="77777777">
        <w:trPr>
          <w:trHeight w:val="348"/>
        </w:trPr>
        <w:tc>
          <w:tcPr>
            <w:tcW w:w="1637" w:type="dxa"/>
            <w:shd w:val="clear" w:color="auto" w:fill="4F81BD"/>
            <w:vAlign w:val="center"/>
          </w:tcPr>
          <w:p w14:paraId="2FF812BF" w14:textId="77777777" w:rsidR="00F2655D" w:rsidRPr="001C1AEF" w:rsidRDefault="00F2655D" w:rsidP="00C47FE5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  <w:lang w:val="en-GB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  <w:lang w:val="en-GB"/>
              </w:rPr>
              <w:t>Name</w:t>
            </w:r>
          </w:p>
        </w:tc>
        <w:tc>
          <w:tcPr>
            <w:tcW w:w="2899" w:type="dxa"/>
            <w:tcBorders>
              <w:right w:val="single" w:sz="4" w:space="0" w:color="auto"/>
            </w:tcBorders>
            <w:shd w:val="clear" w:color="auto" w:fill="4F81BD"/>
            <w:vAlign w:val="center"/>
          </w:tcPr>
          <w:p w14:paraId="2FF812C0" w14:textId="77777777" w:rsidR="00F2655D" w:rsidRPr="001C1AEF" w:rsidRDefault="00F2655D" w:rsidP="00C47FE5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  <w:lang w:val="en-GB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  <w:lang w:val="en-GB"/>
              </w:rPr>
              <w:t>Role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4F81BD"/>
            <w:vAlign w:val="center"/>
          </w:tcPr>
          <w:p w14:paraId="2FF812C1" w14:textId="77777777" w:rsidR="00F2655D" w:rsidRPr="001C1AEF" w:rsidRDefault="00F2655D" w:rsidP="00C47FE5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  <w:lang w:val="en-GB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  <w:lang w:val="en-GB"/>
              </w:rPr>
              <w:t>Organization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2FF812C2" w14:textId="77777777" w:rsidR="00F2655D" w:rsidRPr="001C1AEF" w:rsidRDefault="00F2655D" w:rsidP="00C47FE5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  <w:lang w:val="en-GB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  <w:lang w:val="en-GB"/>
              </w:rPr>
              <w:t>Review Date</w:t>
            </w:r>
          </w:p>
        </w:tc>
        <w:tc>
          <w:tcPr>
            <w:tcW w:w="1158" w:type="dxa"/>
            <w:tcBorders>
              <w:left w:val="single" w:sz="4" w:space="0" w:color="auto"/>
            </w:tcBorders>
            <w:shd w:val="clear" w:color="auto" w:fill="4F81BD"/>
            <w:vAlign w:val="center"/>
          </w:tcPr>
          <w:p w14:paraId="2FF812C3" w14:textId="77777777" w:rsidR="00F2655D" w:rsidRPr="001C1AEF" w:rsidRDefault="00F2655D" w:rsidP="00C47FE5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  <w:lang w:val="en-GB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  <w:lang w:val="en-GB"/>
              </w:rPr>
              <w:t>Initials</w:t>
            </w:r>
          </w:p>
        </w:tc>
      </w:tr>
      <w:tr w:rsidR="0073764E" w:rsidRPr="00937C24" w14:paraId="2FF812CA" w14:textId="77777777">
        <w:trPr>
          <w:trHeight w:val="348"/>
        </w:trPr>
        <w:tc>
          <w:tcPr>
            <w:tcW w:w="1637" w:type="dxa"/>
          </w:tcPr>
          <w:p w14:paraId="2FF812C5" w14:textId="637539C2" w:rsidR="0073764E" w:rsidRPr="009B7BFC" w:rsidRDefault="0073764E" w:rsidP="00F2655D">
            <w:pPr>
              <w:pStyle w:val="BodyTextIndent"/>
              <w:overflowPunct w:val="0"/>
              <w:autoSpaceDE w:val="0"/>
              <w:autoSpaceDN w:val="0"/>
              <w:adjustRightInd w:val="0"/>
              <w:ind w:left="114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899" w:type="dxa"/>
            <w:tcBorders>
              <w:right w:val="single" w:sz="4" w:space="0" w:color="auto"/>
            </w:tcBorders>
          </w:tcPr>
          <w:p w14:paraId="2FF812C6" w14:textId="14C84E6C" w:rsidR="0073764E" w:rsidRPr="009B7BFC" w:rsidRDefault="0073764E" w:rsidP="00617F41">
            <w:pPr>
              <w:pStyle w:val="BodyTextIndent"/>
              <w:overflowPunct w:val="0"/>
              <w:autoSpaceDE w:val="0"/>
              <w:autoSpaceDN w:val="0"/>
              <w:adjustRightInd w:val="0"/>
              <w:ind w:left="0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2FF812C7" w14:textId="77777777" w:rsidR="0073764E" w:rsidRPr="009B7BFC" w:rsidRDefault="0073764E" w:rsidP="002C15EC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2FF812C8" w14:textId="2B451877" w:rsidR="0073764E" w:rsidRPr="009B7BFC" w:rsidRDefault="0073764E" w:rsidP="002C15EC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  <w:tcBorders>
              <w:left w:val="single" w:sz="4" w:space="0" w:color="auto"/>
            </w:tcBorders>
          </w:tcPr>
          <w:p w14:paraId="2FF812C9" w14:textId="77777777" w:rsidR="0073764E" w:rsidRPr="009B7BFC" w:rsidRDefault="0073764E" w:rsidP="002C15EC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</w:tr>
      <w:tr w:rsidR="00427F4D" w:rsidRPr="00937C24" w14:paraId="2FF812D0" w14:textId="77777777">
        <w:trPr>
          <w:trHeight w:val="348"/>
        </w:trPr>
        <w:tc>
          <w:tcPr>
            <w:tcW w:w="1637" w:type="dxa"/>
          </w:tcPr>
          <w:p w14:paraId="2FF812CB" w14:textId="5D603C3D" w:rsidR="00427F4D" w:rsidRPr="009B7BFC" w:rsidRDefault="00427F4D" w:rsidP="00F2655D">
            <w:pPr>
              <w:pStyle w:val="BodyTextIndent"/>
              <w:overflowPunct w:val="0"/>
              <w:autoSpaceDE w:val="0"/>
              <w:autoSpaceDN w:val="0"/>
              <w:adjustRightInd w:val="0"/>
              <w:ind w:left="114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899" w:type="dxa"/>
            <w:tcBorders>
              <w:right w:val="single" w:sz="4" w:space="0" w:color="auto"/>
            </w:tcBorders>
          </w:tcPr>
          <w:p w14:paraId="2FF812CC" w14:textId="57554B4C" w:rsidR="00427F4D" w:rsidRPr="009B7BFC" w:rsidRDefault="00427F4D" w:rsidP="00F2655D">
            <w:pPr>
              <w:pStyle w:val="BodyTextIndent"/>
              <w:overflowPunct w:val="0"/>
              <w:autoSpaceDE w:val="0"/>
              <w:autoSpaceDN w:val="0"/>
              <w:adjustRightInd w:val="0"/>
              <w:ind w:left="36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2FF812CD" w14:textId="77777777" w:rsidR="00427F4D" w:rsidRPr="009B7BFC" w:rsidRDefault="00427F4D" w:rsidP="002C15EC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2FF812CE" w14:textId="2335ADFB" w:rsidR="00427F4D" w:rsidRPr="009B7BFC" w:rsidRDefault="00427F4D" w:rsidP="00427F4D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  <w:tcBorders>
              <w:left w:val="single" w:sz="4" w:space="0" w:color="auto"/>
            </w:tcBorders>
          </w:tcPr>
          <w:p w14:paraId="2FF812CF" w14:textId="77777777" w:rsidR="00427F4D" w:rsidRPr="009B7BFC" w:rsidRDefault="00427F4D" w:rsidP="002C15EC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</w:tr>
      <w:tr w:rsidR="00427F4D" w:rsidRPr="00937C24" w14:paraId="2FF812D6" w14:textId="77777777">
        <w:trPr>
          <w:trHeight w:val="348"/>
        </w:trPr>
        <w:tc>
          <w:tcPr>
            <w:tcW w:w="1637" w:type="dxa"/>
          </w:tcPr>
          <w:p w14:paraId="2FF812D1" w14:textId="77777777" w:rsidR="00427F4D" w:rsidRPr="009B7BFC" w:rsidRDefault="00427F4D" w:rsidP="0043039E">
            <w:pPr>
              <w:pStyle w:val="BodyTextIndent"/>
              <w:overflowPunct w:val="0"/>
              <w:autoSpaceDE w:val="0"/>
              <w:autoSpaceDN w:val="0"/>
              <w:adjustRightInd w:val="0"/>
              <w:ind w:left="0" w:firstLine="114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899" w:type="dxa"/>
            <w:tcBorders>
              <w:right w:val="single" w:sz="4" w:space="0" w:color="auto"/>
            </w:tcBorders>
          </w:tcPr>
          <w:p w14:paraId="2FF812D2" w14:textId="77777777" w:rsidR="00427F4D" w:rsidRPr="009B7BFC" w:rsidRDefault="00427F4D" w:rsidP="002C15EC">
            <w:pPr>
              <w:pStyle w:val="BodyTextIndent"/>
              <w:overflowPunct w:val="0"/>
              <w:autoSpaceDE w:val="0"/>
              <w:autoSpaceDN w:val="0"/>
              <w:adjustRightInd w:val="0"/>
              <w:ind w:left="36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2FF812D3" w14:textId="77777777" w:rsidR="00427F4D" w:rsidRPr="009B7BFC" w:rsidRDefault="00427F4D" w:rsidP="002C15EC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2FF812D4" w14:textId="77777777" w:rsidR="00427F4D" w:rsidRPr="009B7BFC" w:rsidRDefault="00427F4D" w:rsidP="002C15EC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  <w:tcBorders>
              <w:left w:val="single" w:sz="4" w:space="0" w:color="auto"/>
            </w:tcBorders>
          </w:tcPr>
          <w:p w14:paraId="2FF812D5" w14:textId="77777777" w:rsidR="00427F4D" w:rsidRPr="009B7BFC" w:rsidRDefault="00427F4D" w:rsidP="002C15EC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</w:tr>
      <w:bookmarkEnd w:id="34"/>
    </w:tbl>
    <w:p w14:paraId="2FF812D7" w14:textId="521092F6" w:rsidR="004106D9" w:rsidRPr="001C1AEF" w:rsidRDefault="004106D9" w:rsidP="00A4582A">
      <w:pPr>
        <w:rPr>
          <w:rFonts w:ascii="Times New Roman" w:hAnsi="Times New Roman"/>
        </w:rPr>
      </w:pPr>
    </w:p>
    <w:p w14:paraId="2FF812D8" w14:textId="77777777" w:rsidR="008756B4" w:rsidRPr="001C1AEF" w:rsidRDefault="008756B4" w:rsidP="008756B4">
      <w:pPr>
        <w:pStyle w:val="HeadingB"/>
        <w:numPr>
          <w:ilvl w:val="0"/>
          <w:numId w:val="0"/>
        </w:num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Approval</w:t>
      </w:r>
      <w:r w:rsidR="005947CF">
        <w:rPr>
          <w:rFonts w:ascii="Times New Roman" w:hAnsi="Times New Roman"/>
          <w:lang w:val="en-GB"/>
        </w:rPr>
        <w:t>s</w:t>
      </w:r>
    </w:p>
    <w:tbl>
      <w:tblPr>
        <w:tblW w:w="9380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37"/>
        <w:gridCol w:w="2899"/>
        <w:gridCol w:w="2127"/>
        <w:gridCol w:w="1559"/>
        <w:gridCol w:w="1158"/>
      </w:tblGrid>
      <w:tr w:rsidR="008756B4" w:rsidRPr="00937C24" w14:paraId="2FF812DE" w14:textId="77777777" w:rsidTr="0038239B">
        <w:trPr>
          <w:trHeight w:val="348"/>
        </w:trPr>
        <w:tc>
          <w:tcPr>
            <w:tcW w:w="1637" w:type="dxa"/>
            <w:shd w:val="clear" w:color="auto" w:fill="4F81BD"/>
            <w:vAlign w:val="center"/>
          </w:tcPr>
          <w:p w14:paraId="2FF812D9" w14:textId="77777777" w:rsidR="008756B4" w:rsidRPr="001C1AEF" w:rsidRDefault="008756B4" w:rsidP="0038239B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  <w:lang w:val="en-GB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  <w:lang w:val="en-GB"/>
              </w:rPr>
              <w:t>Name</w:t>
            </w:r>
          </w:p>
        </w:tc>
        <w:tc>
          <w:tcPr>
            <w:tcW w:w="2899" w:type="dxa"/>
            <w:tcBorders>
              <w:right w:val="single" w:sz="4" w:space="0" w:color="auto"/>
            </w:tcBorders>
            <w:shd w:val="clear" w:color="auto" w:fill="4F81BD"/>
            <w:vAlign w:val="center"/>
          </w:tcPr>
          <w:p w14:paraId="2FF812DA" w14:textId="77777777" w:rsidR="008756B4" w:rsidRPr="001C1AEF" w:rsidRDefault="008756B4" w:rsidP="0038239B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  <w:lang w:val="en-GB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  <w:lang w:val="en-GB"/>
              </w:rPr>
              <w:t>Role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4F81BD"/>
            <w:vAlign w:val="center"/>
          </w:tcPr>
          <w:p w14:paraId="2FF812DB" w14:textId="77777777" w:rsidR="008756B4" w:rsidRPr="001C1AEF" w:rsidRDefault="008756B4" w:rsidP="0038239B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  <w:lang w:val="en-GB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  <w:lang w:val="en-GB"/>
              </w:rPr>
              <w:t>Organization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2FF812DC" w14:textId="77777777" w:rsidR="008756B4" w:rsidRPr="001C1AEF" w:rsidRDefault="008756B4" w:rsidP="0038239B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  <w:lang w:val="en-GB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  <w:lang w:val="en-GB"/>
              </w:rPr>
              <w:t>Review Date</w:t>
            </w:r>
          </w:p>
        </w:tc>
        <w:tc>
          <w:tcPr>
            <w:tcW w:w="1158" w:type="dxa"/>
            <w:tcBorders>
              <w:left w:val="single" w:sz="4" w:space="0" w:color="auto"/>
            </w:tcBorders>
            <w:shd w:val="clear" w:color="auto" w:fill="4F81BD"/>
            <w:vAlign w:val="center"/>
          </w:tcPr>
          <w:p w14:paraId="2FF812DD" w14:textId="77777777" w:rsidR="008756B4" w:rsidRPr="001C1AEF" w:rsidRDefault="008756B4" w:rsidP="0038239B">
            <w:pPr>
              <w:pStyle w:val="TableText"/>
              <w:jc w:val="center"/>
              <w:rPr>
                <w:rFonts w:ascii="Times New Roman" w:hAnsi="Times New Roman"/>
                <w:b/>
                <w:color w:val="FFFFFF"/>
                <w:sz w:val="16"/>
                <w:lang w:val="en-GB"/>
              </w:rPr>
            </w:pPr>
            <w:r w:rsidRPr="001C1AEF">
              <w:rPr>
                <w:rFonts w:ascii="Times New Roman" w:hAnsi="Times New Roman"/>
                <w:b/>
                <w:color w:val="FFFFFF"/>
                <w:sz w:val="16"/>
                <w:lang w:val="en-GB"/>
              </w:rPr>
              <w:t>Initials</w:t>
            </w:r>
          </w:p>
        </w:tc>
      </w:tr>
      <w:tr w:rsidR="008756B4" w:rsidRPr="00937C24" w14:paraId="2FF812E4" w14:textId="77777777" w:rsidTr="0038239B">
        <w:trPr>
          <w:trHeight w:val="348"/>
        </w:trPr>
        <w:tc>
          <w:tcPr>
            <w:tcW w:w="1637" w:type="dxa"/>
          </w:tcPr>
          <w:p w14:paraId="2FF812DF" w14:textId="77777777" w:rsidR="008756B4" w:rsidRPr="009B7BFC" w:rsidRDefault="008756B4" w:rsidP="0038239B">
            <w:pPr>
              <w:pStyle w:val="BodyTextIndent"/>
              <w:overflowPunct w:val="0"/>
              <w:autoSpaceDE w:val="0"/>
              <w:autoSpaceDN w:val="0"/>
              <w:adjustRightInd w:val="0"/>
              <w:ind w:left="114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899" w:type="dxa"/>
            <w:tcBorders>
              <w:right w:val="single" w:sz="4" w:space="0" w:color="auto"/>
            </w:tcBorders>
          </w:tcPr>
          <w:p w14:paraId="2FF812E0" w14:textId="77777777" w:rsidR="008756B4" w:rsidRPr="009B7BFC" w:rsidRDefault="008756B4" w:rsidP="0038239B">
            <w:pPr>
              <w:pStyle w:val="BodyTextIndent"/>
              <w:overflowPunct w:val="0"/>
              <w:autoSpaceDE w:val="0"/>
              <w:autoSpaceDN w:val="0"/>
              <w:adjustRightInd w:val="0"/>
              <w:ind w:left="0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2FF812E1" w14:textId="77777777" w:rsidR="008756B4" w:rsidRPr="009B7BFC" w:rsidRDefault="008756B4" w:rsidP="0038239B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2FF812E2" w14:textId="77777777" w:rsidR="008756B4" w:rsidRPr="009B7BFC" w:rsidRDefault="008756B4" w:rsidP="0038239B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  <w:tcBorders>
              <w:left w:val="single" w:sz="4" w:space="0" w:color="auto"/>
            </w:tcBorders>
          </w:tcPr>
          <w:p w14:paraId="2FF812E3" w14:textId="77777777" w:rsidR="008756B4" w:rsidRPr="009B7BFC" w:rsidRDefault="008756B4" w:rsidP="0038239B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</w:tr>
      <w:tr w:rsidR="008756B4" w:rsidRPr="00937C24" w14:paraId="2FF812EA" w14:textId="77777777" w:rsidTr="0038239B">
        <w:trPr>
          <w:trHeight w:val="348"/>
        </w:trPr>
        <w:tc>
          <w:tcPr>
            <w:tcW w:w="1637" w:type="dxa"/>
          </w:tcPr>
          <w:p w14:paraId="2FF812E5" w14:textId="77777777" w:rsidR="008756B4" w:rsidRPr="009B7BFC" w:rsidRDefault="008756B4" w:rsidP="0038239B">
            <w:pPr>
              <w:pStyle w:val="BodyTextIndent"/>
              <w:overflowPunct w:val="0"/>
              <w:autoSpaceDE w:val="0"/>
              <w:autoSpaceDN w:val="0"/>
              <w:adjustRightInd w:val="0"/>
              <w:ind w:left="114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899" w:type="dxa"/>
            <w:tcBorders>
              <w:right w:val="single" w:sz="4" w:space="0" w:color="auto"/>
            </w:tcBorders>
          </w:tcPr>
          <w:p w14:paraId="2FF812E6" w14:textId="77777777" w:rsidR="008756B4" w:rsidRPr="009B7BFC" w:rsidRDefault="008756B4" w:rsidP="0038239B">
            <w:pPr>
              <w:pStyle w:val="BodyTextIndent"/>
              <w:overflowPunct w:val="0"/>
              <w:autoSpaceDE w:val="0"/>
              <w:autoSpaceDN w:val="0"/>
              <w:adjustRightInd w:val="0"/>
              <w:ind w:left="36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2FF812E7" w14:textId="77777777" w:rsidR="008756B4" w:rsidRPr="009B7BFC" w:rsidRDefault="008756B4" w:rsidP="0038239B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2FF812E8" w14:textId="77777777" w:rsidR="008756B4" w:rsidRPr="009B7BFC" w:rsidRDefault="008756B4" w:rsidP="0038239B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  <w:tcBorders>
              <w:left w:val="single" w:sz="4" w:space="0" w:color="auto"/>
            </w:tcBorders>
          </w:tcPr>
          <w:p w14:paraId="2FF812E9" w14:textId="77777777" w:rsidR="008756B4" w:rsidRPr="009B7BFC" w:rsidRDefault="008756B4" w:rsidP="0038239B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</w:tr>
      <w:tr w:rsidR="008756B4" w:rsidRPr="00937C24" w14:paraId="2FF812F0" w14:textId="77777777" w:rsidTr="0038239B">
        <w:trPr>
          <w:trHeight w:val="348"/>
        </w:trPr>
        <w:tc>
          <w:tcPr>
            <w:tcW w:w="1637" w:type="dxa"/>
          </w:tcPr>
          <w:p w14:paraId="2FF812EB" w14:textId="77777777" w:rsidR="008756B4" w:rsidRPr="009B7BFC" w:rsidRDefault="008756B4" w:rsidP="0038239B">
            <w:pPr>
              <w:pStyle w:val="BodyTextIndent"/>
              <w:overflowPunct w:val="0"/>
              <w:autoSpaceDE w:val="0"/>
              <w:autoSpaceDN w:val="0"/>
              <w:adjustRightInd w:val="0"/>
              <w:ind w:left="0" w:firstLine="114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899" w:type="dxa"/>
            <w:tcBorders>
              <w:right w:val="single" w:sz="4" w:space="0" w:color="auto"/>
            </w:tcBorders>
          </w:tcPr>
          <w:p w14:paraId="2FF812EC" w14:textId="77777777" w:rsidR="008756B4" w:rsidRPr="009B7BFC" w:rsidRDefault="008756B4" w:rsidP="0038239B">
            <w:pPr>
              <w:pStyle w:val="BodyTextIndent"/>
              <w:overflowPunct w:val="0"/>
              <w:autoSpaceDE w:val="0"/>
              <w:autoSpaceDN w:val="0"/>
              <w:adjustRightInd w:val="0"/>
              <w:ind w:left="36"/>
              <w:textAlignment w:val="baseline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2FF812ED" w14:textId="77777777" w:rsidR="008756B4" w:rsidRPr="009B7BFC" w:rsidRDefault="008756B4" w:rsidP="0038239B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2FF812EE" w14:textId="77777777" w:rsidR="008756B4" w:rsidRPr="009B7BFC" w:rsidRDefault="008756B4" w:rsidP="0038239B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  <w:tcBorders>
              <w:left w:val="single" w:sz="4" w:space="0" w:color="auto"/>
            </w:tcBorders>
          </w:tcPr>
          <w:p w14:paraId="2FF812EF" w14:textId="77777777" w:rsidR="008756B4" w:rsidRPr="009B7BFC" w:rsidRDefault="008756B4" w:rsidP="0038239B">
            <w:pPr>
              <w:pStyle w:val="BodyTextIndent"/>
              <w:ind w:left="0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</w:tr>
    </w:tbl>
    <w:p w14:paraId="2FF812F1" w14:textId="77777777" w:rsidR="004106D9" w:rsidRPr="009B7BFC" w:rsidRDefault="004106D9" w:rsidP="003B1D79">
      <w:pPr>
        <w:pStyle w:val="TOCHeading"/>
        <w:rPr>
          <w:rFonts w:ascii="Times New Roman" w:hAnsi="Times New Roman"/>
        </w:rPr>
      </w:pPr>
      <w:r w:rsidRPr="001C1AEF">
        <w:br w:type="page"/>
      </w:r>
      <w:r w:rsidRPr="009B7BFC">
        <w:rPr>
          <w:rFonts w:ascii="Times New Roman" w:hAnsi="Times New Roman"/>
        </w:rPr>
        <w:lastRenderedPageBreak/>
        <w:t>Table of Contents</w:t>
      </w:r>
    </w:p>
    <w:p w14:paraId="00DE7B28" w14:textId="299029E8" w:rsidR="00670A16" w:rsidRDefault="00C83C3C">
      <w:pPr>
        <w:pStyle w:val="TOC1"/>
        <w:tabs>
          <w:tab w:val="right" w:leader="dot" w:pos="9350"/>
        </w:tabs>
        <w:rPr>
          <w:ins w:id="35" w:author="Author"/>
          <w:rFonts w:asciiTheme="minorHAnsi" w:eastAsiaTheme="minorEastAsia" w:hAnsiTheme="minorHAnsi" w:cstheme="minorBidi"/>
          <w:noProof/>
        </w:rPr>
      </w:pPr>
      <w:r w:rsidRPr="00875847">
        <w:rPr>
          <w:rFonts w:ascii="Times New Roman" w:hAnsi="Times New Roman"/>
        </w:rPr>
        <w:fldChar w:fldCharType="begin"/>
      </w:r>
      <w:r w:rsidRPr="00875847">
        <w:rPr>
          <w:rFonts w:ascii="Times New Roman" w:hAnsi="Times New Roman"/>
        </w:rPr>
        <w:instrText xml:space="preserve"> TOC \o "1-3" \h \z \u </w:instrText>
      </w:r>
      <w:r w:rsidRPr="00875847">
        <w:rPr>
          <w:rFonts w:ascii="Times New Roman" w:hAnsi="Times New Roman"/>
        </w:rPr>
        <w:fldChar w:fldCharType="separate"/>
      </w:r>
      <w:ins w:id="36" w:author="Author">
        <w:r w:rsidR="00670A16" w:rsidRPr="004852BD">
          <w:rPr>
            <w:rStyle w:val="Hyperlink"/>
            <w:noProof/>
          </w:rPr>
          <w:fldChar w:fldCharType="begin"/>
        </w:r>
        <w:r w:rsidR="00670A16" w:rsidRPr="004852BD">
          <w:rPr>
            <w:rStyle w:val="Hyperlink"/>
            <w:noProof/>
          </w:rPr>
          <w:instrText xml:space="preserve"> </w:instrText>
        </w:r>
        <w:r w:rsidR="00670A16">
          <w:rPr>
            <w:noProof/>
          </w:rPr>
          <w:instrText>HYPERLINK \l "_Toc503874127"</w:instrText>
        </w:r>
        <w:r w:rsidR="00670A16" w:rsidRPr="004852BD">
          <w:rPr>
            <w:rStyle w:val="Hyperlink"/>
            <w:noProof/>
          </w:rPr>
          <w:instrText xml:space="preserve"> </w:instrText>
        </w:r>
        <w:r w:rsidR="00670A16" w:rsidRPr="004852BD">
          <w:rPr>
            <w:rStyle w:val="Hyperlink"/>
            <w:noProof/>
          </w:rPr>
          <w:fldChar w:fldCharType="separate"/>
        </w:r>
        <w:r w:rsidR="00670A16" w:rsidRPr="004852BD">
          <w:rPr>
            <w:rStyle w:val="Hyperlink"/>
            <w:rFonts w:ascii="Times New Roman" w:hAnsi="Times New Roman"/>
            <w:noProof/>
            <w:kern w:val="28"/>
          </w:rPr>
          <w:t>Mule DocuSign Service API</w:t>
        </w:r>
        <w:r w:rsidR="00670A16">
          <w:rPr>
            <w:noProof/>
            <w:webHidden/>
          </w:rPr>
          <w:tab/>
        </w:r>
        <w:r w:rsidR="00670A16">
          <w:rPr>
            <w:noProof/>
            <w:webHidden/>
          </w:rPr>
          <w:fldChar w:fldCharType="begin"/>
        </w:r>
        <w:r w:rsidR="00670A16">
          <w:rPr>
            <w:noProof/>
            <w:webHidden/>
          </w:rPr>
          <w:instrText xml:space="preserve"> PAGEREF _Toc503874127 \h </w:instrText>
        </w:r>
      </w:ins>
      <w:r w:rsidR="00670A16">
        <w:rPr>
          <w:noProof/>
          <w:webHidden/>
        </w:rPr>
      </w:r>
      <w:r w:rsidR="00670A16">
        <w:rPr>
          <w:noProof/>
          <w:webHidden/>
        </w:rPr>
        <w:fldChar w:fldCharType="separate"/>
      </w:r>
      <w:ins w:id="37" w:author="Author">
        <w:r w:rsidR="00670A16">
          <w:rPr>
            <w:noProof/>
            <w:webHidden/>
          </w:rPr>
          <w:t>2</w:t>
        </w:r>
        <w:r w:rsidR="00670A16">
          <w:rPr>
            <w:noProof/>
            <w:webHidden/>
          </w:rPr>
          <w:fldChar w:fldCharType="end"/>
        </w:r>
        <w:r w:rsidR="00670A16" w:rsidRPr="004852BD">
          <w:rPr>
            <w:rStyle w:val="Hyperlink"/>
            <w:noProof/>
          </w:rPr>
          <w:fldChar w:fldCharType="end"/>
        </w:r>
      </w:ins>
    </w:p>
    <w:p w14:paraId="722766B3" w14:textId="6CC78362" w:rsidR="00670A16" w:rsidRDefault="00670A16">
      <w:pPr>
        <w:pStyle w:val="TOC1"/>
        <w:tabs>
          <w:tab w:val="left" w:pos="440"/>
          <w:tab w:val="right" w:leader="dot" w:pos="9350"/>
        </w:tabs>
        <w:rPr>
          <w:ins w:id="38" w:author="Author"/>
          <w:rFonts w:asciiTheme="minorHAnsi" w:eastAsiaTheme="minorEastAsia" w:hAnsiTheme="minorHAnsi" w:cstheme="minorBidi"/>
          <w:noProof/>
        </w:rPr>
      </w:pPr>
      <w:ins w:id="39" w:author="Author">
        <w:r w:rsidRPr="004852BD">
          <w:rPr>
            <w:rStyle w:val="Hyperlink"/>
            <w:noProof/>
          </w:rPr>
          <w:fldChar w:fldCharType="begin"/>
        </w:r>
        <w:r w:rsidRPr="004852BD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"_Toc503874128"</w:instrText>
        </w:r>
        <w:r w:rsidRPr="004852BD">
          <w:rPr>
            <w:rStyle w:val="Hyperlink"/>
            <w:noProof/>
          </w:rPr>
          <w:instrText xml:space="preserve"> </w:instrText>
        </w:r>
        <w:r w:rsidRPr="004852BD">
          <w:rPr>
            <w:rStyle w:val="Hyperlink"/>
            <w:noProof/>
          </w:rPr>
          <w:fldChar w:fldCharType="separate"/>
        </w:r>
        <w:r w:rsidRPr="004852BD">
          <w:rPr>
            <w:rStyle w:val="Hyperlink"/>
            <w:rFonts w:ascii="Arial" w:hAnsi="Arial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4852BD">
          <w:rPr>
            <w:rStyle w:val="Hyperlink"/>
            <w:rFonts w:ascii="Arial" w:hAnsi="Arial" w:cs="Arial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_Toc503874128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0" w:author="Author"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4852BD">
          <w:rPr>
            <w:rStyle w:val="Hyperlink"/>
            <w:noProof/>
          </w:rPr>
          <w:fldChar w:fldCharType="end"/>
        </w:r>
      </w:ins>
    </w:p>
    <w:p w14:paraId="6C9BD192" w14:textId="421BFD38" w:rsidR="00670A16" w:rsidRDefault="00670A16">
      <w:pPr>
        <w:pStyle w:val="TOC1"/>
        <w:tabs>
          <w:tab w:val="left" w:pos="440"/>
          <w:tab w:val="right" w:leader="dot" w:pos="9350"/>
        </w:tabs>
        <w:rPr>
          <w:ins w:id="41" w:author="Author"/>
          <w:rFonts w:asciiTheme="minorHAnsi" w:eastAsiaTheme="minorEastAsia" w:hAnsiTheme="minorHAnsi" w:cstheme="minorBidi"/>
          <w:noProof/>
        </w:rPr>
      </w:pPr>
      <w:ins w:id="42" w:author="Author">
        <w:r w:rsidRPr="004852BD">
          <w:rPr>
            <w:rStyle w:val="Hyperlink"/>
            <w:noProof/>
          </w:rPr>
          <w:fldChar w:fldCharType="begin"/>
        </w:r>
        <w:r w:rsidRPr="004852BD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"_Toc503874129"</w:instrText>
        </w:r>
        <w:r w:rsidRPr="004852BD">
          <w:rPr>
            <w:rStyle w:val="Hyperlink"/>
            <w:noProof/>
          </w:rPr>
          <w:instrText xml:space="preserve"> </w:instrText>
        </w:r>
        <w:r w:rsidRPr="004852BD">
          <w:rPr>
            <w:rStyle w:val="Hyperlink"/>
            <w:noProof/>
          </w:rPr>
          <w:fldChar w:fldCharType="separate"/>
        </w:r>
        <w:r w:rsidRPr="004852BD">
          <w:rPr>
            <w:rStyle w:val="Hyperlink"/>
            <w:rFonts w:ascii="Arial" w:hAnsi="Arial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4852BD">
          <w:rPr>
            <w:rStyle w:val="Hyperlink"/>
            <w:rFonts w:ascii="Arial" w:hAnsi="Arial" w:cs="Arial"/>
            <w:noProof/>
          </w:rPr>
          <w:t>Get completed envelopes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_Toc503874129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3" w:author="Author"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  <w:r w:rsidRPr="004852BD">
          <w:rPr>
            <w:rStyle w:val="Hyperlink"/>
            <w:noProof/>
          </w:rPr>
          <w:fldChar w:fldCharType="end"/>
        </w:r>
      </w:ins>
    </w:p>
    <w:p w14:paraId="30C3ACAD" w14:textId="47656DA8" w:rsidR="00670A16" w:rsidRDefault="00670A16">
      <w:pPr>
        <w:pStyle w:val="TOC1"/>
        <w:tabs>
          <w:tab w:val="left" w:pos="440"/>
          <w:tab w:val="right" w:leader="dot" w:pos="9350"/>
        </w:tabs>
        <w:rPr>
          <w:ins w:id="44" w:author="Author"/>
          <w:rFonts w:asciiTheme="minorHAnsi" w:eastAsiaTheme="minorEastAsia" w:hAnsiTheme="minorHAnsi" w:cstheme="minorBidi"/>
          <w:noProof/>
        </w:rPr>
      </w:pPr>
      <w:ins w:id="45" w:author="Author">
        <w:r w:rsidRPr="004852BD">
          <w:rPr>
            <w:rStyle w:val="Hyperlink"/>
            <w:noProof/>
          </w:rPr>
          <w:fldChar w:fldCharType="begin"/>
        </w:r>
        <w:r w:rsidRPr="004852BD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"_Toc503874130"</w:instrText>
        </w:r>
        <w:r w:rsidRPr="004852BD">
          <w:rPr>
            <w:rStyle w:val="Hyperlink"/>
            <w:noProof/>
          </w:rPr>
          <w:instrText xml:space="preserve"> </w:instrText>
        </w:r>
        <w:r w:rsidRPr="004852BD">
          <w:rPr>
            <w:rStyle w:val="Hyperlink"/>
            <w:noProof/>
          </w:rPr>
          <w:fldChar w:fldCharType="separate"/>
        </w:r>
        <w:r w:rsidRPr="004852BD">
          <w:rPr>
            <w:rStyle w:val="Hyperlink"/>
            <w:rFonts w:ascii="Arial" w:hAnsi="Arial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4852BD">
          <w:rPr>
            <w:rStyle w:val="Hyperlink"/>
            <w:rFonts w:ascii="Arial" w:hAnsi="Arial" w:cs="Arial"/>
            <w:noProof/>
          </w:rPr>
          <w:t>Get envelope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_Toc503874130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6" w:author="Author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4852BD">
          <w:rPr>
            <w:rStyle w:val="Hyperlink"/>
            <w:noProof/>
          </w:rPr>
          <w:fldChar w:fldCharType="end"/>
        </w:r>
      </w:ins>
    </w:p>
    <w:p w14:paraId="5DC42C35" w14:textId="6833DE04" w:rsidR="00670A16" w:rsidRDefault="00670A16">
      <w:pPr>
        <w:pStyle w:val="TOC1"/>
        <w:tabs>
          <w:tab w:val="left" w:pos="440"/>
          <w:tab w:val="right" w:leader="dot" w:pos="9350"/>
        </w:tabs>
        <w:rPr>
          <w:ins w:id="47" w:author="Author"/>
          <w:rFonts w:asciiTheme="minorHAnsi" w:eastAsiaTheme="minorEastAsia" w:hAnsiTheme="minorHAnsi" w:cstheme="minorBidi"/>
          <w:noProof/>
        </w:rPr>
      </w:pPr>
      <w:ins w:id="48" w:author="Author">
        <w:r w:rsidRPr="004852BD">
          <w:rPr>
            <w:rStyle w:val="Hyperlink"/>
            <w:noProof/>
          </w:rPr>
          <w:fldChar w:fldCharType="begin"/>
        </w:r>
        <w:r w:rsidRPr="004852BD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"_Toc503874131"</w:instrText>
        </w:r>
        <w:r w:rsidRPr="004852BD">
          <w:rPr>
            <w:rStyle w:val="Hyperlink"/>
            <w:noProof/>
          </w:rPr>
          <w:instrText xml:space="preserve"> </w:instrText>
        </w:r>
        <w:r w:rsidRPr="004852BD">
          <w:rPr>
            <w:rStyle w:val="Hyperlink"/>
            <w:noProof/>
          </w:rPr>
          <w:fldChar w:fldCharType="separate"/>
        </w:r>
        <w:r w:rsidRPr="004852BD">
          <w:rPr>
            <w:rStyle w:val="Hyperlink"/>
            <w:rFonts w:ascii="Arial" w:hAnsi="Arial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4852BD">
          <w:rPr>
            <w:rStyle w:val="Hyperlink"/>
            <w:rFonts w:ascii="Arial" w:hAnsi="Arial" w:cs="Arial"/>
            <w:noProof/>
          </w:rPr>
          <w:t>Download all envelope documents as a single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_Toc503874131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9" w:author="Author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4852BD">
          <w:rPr>
            <w:rStyle w:val="Hyperlink"/>
            <w:noProof/>
          </w:rPr>
          <w:fldChar w:fldCharType="end"/>
        </w:r>
      </w:ins>
    </w:p>
    <w:p w14:paraId="49E0D268" w14:textId="1CF2339D" w:rsidR="00670A16" w:rsidRDefault="00670A16">
      <w:pPr>
        <w:pStyle w:val="TOC1"/>
        <w:tabs>
          <w:tab w:val="left" w:pos="440"/>
          <w:tab w:val="right" w:leader="dot" w:pos="9350"/>
        </w:tabs>
        <w:rPr>
          <w:ins w:id="50" w:author="Author"/>
          <w:rFonts w:asciiTheme="minorHAnsi" w:eastAsiaTheme="minorEastAsia" w:hAnsiTheme="minorHAnsi" w:cstheme="minorBidi"/>
          <w:noProof/>
        </w:rPr>
      </w:pPr>
      <w:ins w:id="51" w:author="Author">
        <w:r w:rsidRPr="004852BD">
          <w:rPr>
            <w:rStyle w:val="Hyperlink"/>
            <w:noProof/>
          </w:rPr>
          <w:fldChar w:fldCharType="begin"/>
        </w:r>
        <w:r w:rsidRPr="004852BD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"_Toc503874132"</w:instrText>
        </w:r>
        <w:r w:rsidRPr="004852BD">
          <w:rPr>
            <w:rStyle w:val="Hyperlink"/>
            <w:noProof/>
          </w:rPr>
          <w:instrText xml:space="preserve"> </w:instrText>
        </w:r>
        <w:r w:rsidRPr="004852BD">
          <w:rPr>
            <w:rStyle w:val="Hyperlink"/>
            <w:noProof/>
          </w:rPr>
          <w:fldChar w:fldCharType="separate"/>
        </w:r>
        <w:r w:rsidRPr="004852BD">
          <w:rPr>
            <w:rStyle w:val="Hyperlink"/>
            <w:rFonts w:ascii="Arial" w:hAnsi="Arial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4852BD">
          <w:rPr>
            <w:rStyle w:val="Hyperlink"/>
            <w:rFonts w:ascii="Arial" w:hAnsi="Arial" w:cs="Arial"/>
            <w:noProof/>
          </w:rPr>
          <w:t>Download single document content (form itself or attachment)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_Toc503874132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2" w:author="Author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4852BD">
          <w:rPr>
            <w:rStyle w:val="Hyperlink"/>
            <w:noProof/>
          </w:rPr>
          <w:fldChar w:fldCharType="end"/>
        </w:r>
      </w:ins>
    </w:p>
    <w:p w14:paraId="50F4C1DD" w14:textId="69029FB1" w:rsidR="00670A16" w:rsidRDefault="00670A16">
      <w:pPr>
        <w:pStyle w:val="TOC1"/>
        <w:tabs>
          <w:tab w:val="left" w:pos="440"/>
          <w:tab w:val="right" w:leader="dot" w:pos="9350"/>
        </w:tabs>
        <w:rPr>
          <w:ins w:id="53" w:author="Author"/>
          <w:rFonts w:asciiTheme="minorHAnsi" w:eastAsiaTheme="minorEastAsia" w:hAnsiTheme="minorHAnsi" w:cstheme="minorBidi"/>
          <w:noProof/>
        </w:rPr>
      </w:pPr>
      <w:ins w:id="54" w:author="Author">
        <w:r w:rsidRPr="004852BD">
          <w:rPr>
            <w:rStyle w:val="Hyperlink"/>
            <w:noProof/>
          </w:rPr>
          <w:fldChar w:fldCharType="begin"/>
        </w:r>
        <w:r w:rsidRPr="004852BD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"_Toc503874133"</w:instrText>
        </w:r>
        <w:r w:rsidRPr="004852BD">
          <w:rPr>
            <w:rStyle w:val="Hyperlink"/>
            <w:noProof/>
          </w:rPr>
          <w:instrText xml:space="preserve"> </w:instrText>
        </w:r>
        <w:r w:rsidRPr="004852BD">
          <w:rPr>
            <w:rStyle w:val="Hyperlink"/>
            <w:noProof/>
          </w:rPr>
          <w:fldChar w:fldCharType="separate"/>
        </w:r>
        <w:r w:rsidRPr="004852BD">
          <w:rPr>
            <w:rStyle w:val="Hyperlink"/>
            <w:rFonts w:ascii="Arial" w:hAnsi="Arial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4852BD">
          <w:rPr>
            <w:rStyle w:val="Hyperlink"/>
            <w:rFonts w:ascii="Arial" w:hAnsi="Arial" w:cs="Arial"/>
            <w:noProof/>
          </w:rPr>
          <w:t>Approve envelope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_Toc503874133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5" w:author="Author"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  <w:r w:rsidRPr="004852BD">
          <w:rPr>
            <w:rStyle w:val="Hyperlink"/>
            <w:noProof/>
          </w:rPr>
          <w:fldChar w:fldCharType="end"/>
        </w:r>
      </w:ins>
    </w:p>
    <w:p w14:paraId="58BE0C35" w14:textId="20452A52" w:rsidR="00670A16" w:rsidRDefault="00670A16">
      <w:pPr>
        <w:pStyle w:val="TOC1"/>
        <w:tabs>
          <w:tab w:val="left" w:pos="440"/>
          <w:tab w:val="right" w:leader="dot" w:pos="9350"/>
        </w:tabs>
        <w:rPr>
          <w:ins w:id="56" w:author="Author"/>
          <w:rFonts w:asciiTheme="minorHAnsi" w:eastAsiaTheme="minorEastAsia" w:hAnsiTheme="minorHAnsi" w:cstheme="minorBidi"/>
          <w:noProof/>
        </w:rPr>
      </w:pPr>
      <w:ins w:id="57" w:author="Author">
        <w:r w:rsidRPr="004852BD">
          <w:rPr>
            <w:rStyle w:val="Hyperlink"/>
            <w:noProof/>
          </w:rPr>
          <w:fldChar w:fldCharType="begin"/>
        </w:r>
        <w:r w:rsidRPr="004852BD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"_Toc503874134"</w:instrText>
        </w:r>
        <w:r w:rsidRPr="004852BD">
          <w:rPr>
            <w:rStyle w:val="Hyperlink"/>
            <w:noProof/>
          </w:rPr>
          <w:instrText xml:space="preserve"> </w:instrText>
        </w:r>
        <w:r w:rsidRPr="004852BD">
          <w:rPr>
            <w:rStyle w:val="Hyperlink"/>
            <w:noProof/>
          </w:rPr>
          <w:fldChar w:fldCharType="separate"/>
        </w:r>
        <w:r w:rsidRPr="004852BD">
          <w:rPr>
            <w:rStyle w:val="Hyperlink"/>
            <w:rFonts w:ascii="Arial" w:hAnsi="Arial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4852BD">
          <w:rPr>
            <w:rStyle w:val="Hyperlink"/>
            <w:rFonts w:ascii="Arial" w:hAnsi="Arial" w:cs="Arial"/>
            <w:noProof/>
          </w:rPr>
          <w:t>Reject envelope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_Toc503874134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8" w:author="Author">
        <w:r>
          <w:rPr>
            <w:noProof/>
            <w:webHidden/>
          </w:rPr>
          <w:t>1</w:t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  <w:r w:rsidRPr="004852BD">
          <w:rPr>
            <w:rStyle w:val="Hyperlink"/>
            <w:noProof/>
          </w:rPr>
          <w:fldChar w:fldCharType="end"/>
        </w:r>
      </w:ins>
    </w:p>
    <w:p w14:paraId="0DE72DB1" w14:textId="76E01A1A" w:rsidR="00670A16" w:rsidRDefault="00670A16">
      <w:pPr>
        <w:pStyle w:val="TOC1"/>
        <w:tabs>
          <w:tab w:val="left" w:pos="440"/>
          <w:tab w:val="right" w:leader="dot" w:pos="9350"/>
        </w:tabs>
        <w:rPr>
          <w:ins w:id="59" w:author="Author"/>
          <w:rFonts w:asciiTheme="minorHAnsi" w:eastAsiaTheme="minorEastAsia" w:hAnsiTheme="minorHAnsi" w:cstheme="minorBidi"/>
          <w:noProof/>
        </w:rPr>
      </w:pPr>
      <w:ins w:id="60" w:author="Author">
        <w:r w:rsidRPr="004852BD">
          <w:rPr>
            <w:rStyle w:val="Hyperlink"/>
            <w:noProof/>
          </w:rPr>
          <w:fldChar w:fldCharType="begin"/>
        </w:r>
        <w:r w:rsidRPr="004852BD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"_Toc503874135"</w:instrText>
        </w:r>
        <w:r w:rsidRPr="004852BD">
          <w:rPr>
            <w:rStyle w:val="Hyperlink"/>
            <w:noProof/>
          </w:rPr>
          <w:instrText xml:space="preserve"> </w:instrText>
        </w:r>
        <w:r w:rsidRPr="004852BD">
          <w:rPr>
            <w:rStyle w:val="Hyperlink"/>
            <w:noProof/>
          </w:rPr>
          <w:fldChar w:fldCharType="separate"/>
        </w:r>
        <w:r w:rsidRPr="004852BD">
          <w:rPr>
            <w:rStyle w:val="Hyperlink"/>
            <w:rFonts w:ascii="Arial" w:hAnsi="Arial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4852BD">
          <w:rPr>
            <w:rStyle w:val="Hyperlink"/>
            <w:rFonts w:ascii="Arial" w:hAnsi="Arial" w:cs="Arial"/>
            <w:noProof/>
          </w:rPr>
          <w:t>CRON flow and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_Toc503874135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1" w:author="Author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4852BD">
          <w:rPr>
            <w:rStyle w:val="Hyperlink"/>
            <w:noProof/>
          </w:rPr>
          <w:fldChar w:fldCharType="end"/>
        </w:r>
      </w:ins>
    </w:p>
    <w:p w14:paraId="58AD5932" w14:textId="0A808E44" w:rsidR="00BA7C13" w:rsidDel="00670A16" w:rsidRDefault="00BA7C13">
      <w:pPr>
        <w:pStyle w:val="TOC1"/>
        <w:tabs>
          <w:tab w:val="right" w:leader="dot" w:pos="9350"/>
        </w:tabs>
        <w:rPr>
          <w:del w:id="62" w:author="Author"/>
          <w:rFonts w:asciiTheme="minorHAnsi" w:eastAsiaTheme="minorEastAsia" w:hAnsiTheme="minorHAnsi" w:cstheme="minorBidi"/>
          <w:noProof/>
        </w:rPr>
      </w:pPr>
      <w:del w:id="63" w:author="Author">
        <w:r w:rsidRPr="00670A16" w:rsidDel="00670A16">
          <w:rPr>
            <w:rPrChange w:id="64" w:author="Author">
              <w:rPr>
                <w:rStyle w:val="Hyperlink"/>
                <w:rFonts w:ascii="Times New Roman" w:hAnsi="Times New Roman"/>
                <w:noProof/>
                <w:kern w:val="28"/>
              </w:rPr>
            </w:rPrChange>
          </w:rPr>
          <w:delText>Mule DocuSign Service API</w:delText>
        </w:r>
        <w:r w:rsidDel="00670A16">
          <w:rPr>
            <w:noProof/>
            <w:webHidden/>
          </w:rPr>
          <w:tab/>
          <w:delText>2</w:delText>
        </w:r>
      </w:del>
    </w:p>
    <w:p w14:paraId="0D43B33A" w14:textId="1A10592A" w:rsidR="00BA7C13" w:rsidDel="00670A16" w:rsidRDefault="00BA7C13">
      <w:pPr>
        <w:pStyle w:val="TOC1"/>
        <w:tabs>
          <w:tab w:val="left" w:pos="440"/>
          <w:tab w:val="right" w:leader="dot" w:pos="9350"/>
        </w:tabs>
        <w:rPr>
          <w:del w:id="65" w:author="Author"/>
          <w:rFonts w:asciiTheme="minorHAnsi" w:eastAsiaTheme="minorEastAsia" w:hAnsiTheme="minorHAnsi" w:cstheme="minorBidi"/>
          <w:noProof/>
        </w:rPr>
      </w:pPr>
      <w:del w:id="66" w:author="Author">
        <w:r w:rsidRPr="00670A16" w:rsidDel="00670A16">
          <w:rPr>
            <w:rPrChange w:id="67" w:author="Author">
              <w:rPr>
                <w:rStyle w:val="Hyperlink"/>
                <w:rFonts w:ascii="Arial" w:hAnsi="Arial"/>
                <w:noProof/>
              </w:rPr>
            </w:rPrChange>
          </w:rPr>
          <w:delText>1</w:delText>
        </w:r>
        <w:r w:rsidDel="00670A16">
          <w:rPr>
            <w:rFonts w:asciiTheme="minorHAnsi" w:eastAsiaTheme="minorEastAsia" w:hAnsiTheme="minorHAnsi" w:cstheme="minorBidi"/>
            <w:noProof/>
          </w:rPr>
          <w:tab/>
        </w:r>
        <w:r w:rsidRPr="00670A16" w:rsidDel="00670A16">
          <w:rPr>
            <w:rPrChange w:id="68" w:author="Author">
              <w:rPr>
                <w:rStyle w:val="Hyperlink"/>
                <w:rFonts w:ascii="Arial" w:hAnsi="Arial" w:cs="Arial"/>
                <w:noProof/>
              </w:rPr>
            </w:rPrChange>
          </w:rPr>
          <w:delText>Purpose</w:delText>
        </w:r>
        <w:r w:rsidDel="00670A16">
          <w:rPr>
            <w:noProof/>
            <w:webHidden/>
          </w:rPr>
          <w:tab/>
          <w:delText>4</w:delText>
        </w:r>
      </w:del>
    </w:p>
    <w:p w14:paraId="793F664C" w14:textId="32E913AA" w:rsidR="00BA7C13" w:rsidDel="00670A16" w:rsidRDefault="00BA7C13">
      <w:pPr>
        <w:pStyle w:val="TOC1"/>
        <w:tabs>
          <w:tab w:val="left" w:pos="440"/>
          <w:tab w:val="right" w:leader="dot" w:pos="9350"/>
        </w:tabs>
        <w:rPr>
          <w:del w:id="69" w:author="Author"/>
          <w:rFonts w:asciiTheme="minorHAnsi" w:eastAsiaTheme="minorEastAsia" w:hAnsiTheme="minorHAnsi" w:cstheme="minorBidi"/>
          <w:noProof/>
        </w:rPr>
      </w:pPr>
      <w:del w:id="70" w:author="Author">
        <w:r w:rsidRPr="00670A16" w:rsidDel="00670A16">
          <w:rPr>
            <w:rPrChange w:id="71" w:author="Author">
              <w:rPr>
                <w:rStyle w:val="Hyperlink"/>
                <w:rFonts w:ascii="Arial" w:hAnsi="Arial"/>
                <w:noProof/>
              </w:rPr>
            </w:rPrChange>
          </w:rPr>
          <w:delText>2</w:delText>
        </w:r>
        <w:r w:rsidDel="00670A16">
          <w:rPr>
            <w:rFonts w:asciiTheme="minorHAnsi" w:eastAsiaTheme="minorEastAsia" w:hAnsiTheme="minorHAnsi" w:cstheme="minorBidi"/>
            <w:noProof/>
          </w:rPr>
          <w:tab/>
        </w:r>
        <w:r w:rsidRPr="00670A16" w:rsidDel="00670A16">
          <w:rPr>
            <w:rPrChange w:id="72" w:author="Author">
              <w:rPr>
                <w:rStyle w:val="Hyperlink"/>
                <w:rFonts w:ascii="Arial" w:hAnsi="Arial" w:cs="Arial"/>
                <w:noProof/>
              </w:rPr>
            </w:rPrChange>
          </w:rPr>
          <w:delText>Get completed envelopes</w:delText>
        </w:r>
        <w:r w:rsidDel="00670A16">
          <w:rPr>
            <w:noProof/>
            <w:webHidden/>
          </w:rPr>
          <w:tab/>
          <w:delText>5</w:delText>
        </w:r>
      </w:del>
    </w:p>
    <w:p w14:paraId="10447496" w14:textId="1FD1EB27" w:rsidR="00BA7C13" w:rsidDel="00670A16" w:rsidRDefault="00BA7C13">
      <w:pPr>
        <w:pStyle w:val="TOC1"/>
        <w:tabs>
          <w:tab w:val="left" w:pos="440"/>
          <w:tab w:val="right" w:leader="dot" w:pos="9350"/>
        </w:tabs>
        <w:rPr>
          <w:del w:id="73" w:author="Author"/>
          <w:rFonts w:asciiTheme="minorHAnsi" w:eastAsiaTheme="minorEastAsia" w:hAnsiTheme="minorHAnsi" w:cstheme="minorBidi"/>
          <w:noProof/>
        </w:rPr>
      </w:pPr>
      <w:del w:id="74" w:author="Author">
        <w:r w:rsidRPr="00670A16" w:rsidDel="00670A16">
          <w:rPr>
            <w:rPrChange w:id="75" w:author="Author">
              <w:rPr>
                <w:rStyle w:val="Hyperlink"/>
                <w:rFonts w:ascii="Arial" w:hAnsi="Arial"/>
                <w:noProof/>
              </w:rPr>
            </w:rPrChange>
          </w:rPr>
          <w:delText>3</w:delText>
        </w:r>
        <w:r w:rsidDel="00670A16">
          <w:rPr>
            <w:rFonts w:asciiTheme="minorHAnsi" w:eastAsiaTheme="minorEastAsia" w:hAnsiTheme="minorHAnsi" w:cstheme="minorBidi"/>
            <w:noProof/>
          </w:rPr>
          <w:tab/>
        </w:r>
        <w:r w:rsidRPr="00670A16" w:rsidDel="00670A16">
          <w:rPr>
            <w:rPrChange w:id="76" w:author="Author">
              <w:rPr>
                <w:rStyle w:val="Hyperlink"/>
                <w:rFonts w:ascii="Arial" w:hAnsi="Arial" w:cs="Arial"/>
                <w:noProof/>
              </w:rPr>
            </w:rPrChange>
          </w:rPr>
          <w:delText>Get envelope information</w:delText>
        </w:r>
        <w:r w:rsidDel="00670A16">
          <w:rPr>
            <w:noProof/>
            <w:webHidden/>
          </w:rPr>
          <w:tab/>
          <w:delText>7</w:delText>
        </w:r>
      </w:del>
    </w:p>
    <w:p w14:paraId="2D396573" w14:textId="4904E2C8" w:rsidR="00BA7C13" w:rsidDel="00670A16" w:rsidRDefault="00BA7C13">
      <w:pPr>
        <w:pStyle w:val="TOC1"/>
        <w:tabs>
          <w:tab w:val="left" w:pos="440"/>
          <w:tab w:val="right" w:leader="dot" w:pos="9350"/>
        </w:tabs>
        <w:rPr>
          <w:del w:id="77" w:author="Author"/>
          <w:rFonts w:asciiTheme="minorHAnsi" w:eastAsiaTheme="minorEastAsia" w:hAnsiTheme="minorHAnsi" w:cstheme="minorBidi"/>
          <w:noProof/>
        </w:rPr>
      </w:pPr>
      <w:del w:id="78" w:author="Author">
        <w:r w:rsidRPr="00670A16" w:rsidDel="00670A16">
          <w:rPr>
            <w:rPrChange w:id="79" w:author="Author">
              <w:rPr>
                <w:rStyle w:val="Hyperlink"/>
                <w:rFonts w:ascii="Arial" w:hAnsi="Arial"/>
                <w:noProof/>
              </w:rPr>
            </w:rPrChange>
          </w:rPr>
          <w:delText>4</w:delText>
        </w:r>
        <w:r w:rsidDel="00670A16">
          <w:rPr>
            <w:rFonts w:asciiTheme="minorHAnsi" w:eastAsiaTheme="minorEastAsia" w:hAnsiTheme="minorHAnsi" w:cstheme="minorBidi"/>
            <w:noProof/>
          </w:rPr>
          <w:tab/>
        </w:r>
        <w:r w:rsidRPr="00670A16" w:rsidDel="00670A16">
          <w:rPr>
            <w:rPrChange w:id="80" w:author="Author">
              <w:rPr>
                <w:rStyle w:val="Hyperlink"/>
                <w:rFonts w:ascii="Arial" w:hAnsi="Arial" w:cs="Arial"/>
                <w:noProof/>
              </w:rPr>
            </w:rPrChange>
          </w:rPr>
          <w:delText>Download envelope documents as a single document</w:delText>
        </w:r>
        <w:r w:rsidDel="00670A16">
          <w:rPr>
            <w:noProof/>
            <w:webHidden/>
          </w:rPr>
          <w:tab/>
          <w:delText>8</w:delText>
        </w:r>
      </w:del>
    </w:p>
    <w:p w14:paraId="0DF5C725" w14:textId="69FEE3F2" w:rsidR="00BA7C13" w:rsidDel="00670A16" w:rsidRDefault="00BA7C13">
      <w:pPr>
        <w:pStyle w:val="TOC1"/>
        <w:tabs>
          <w:tab w:val="left" w:pos="440"/>
          <w:tab w:val="right" w:leader="dot" w:pos="9350"/>
        </w:tabs>
        <w:rPr>
          <w:del w:id="81" w:author="Author"/>
          <w:rFonts w:asciiTheme="minorHAnsi" w:eastAsiaTheme="minorEastAsia" w:hAnsiTheme="minorHAnsi" w:cstheme="minorBidi"/>
          <w:noProof/>
        </w:rPr>
      </w:pPr>
      <w:del w:id="82" w:author="Author">
        <w:r w:rsidRPr="00670A16" w:rsidDel="00670A16">
          <w:rPr>
            <w:rPrChange w:id="83" w:author="Author">
              <w:rPr>
                <w:rStyle w:val="Hyperlink"/>
                <w:rFonts w:ascii="Arial" w:hAnsi="Arial"/>
                <w:noProof/>
              </w:rPr>
            </w:rPrChange>
          </w:rPr>
          <w:delText>5</w:delText>
        </w:r>
        <w:r w:rsidDel="00670A16">
          <w:rPr>
            <w:rFonts w:asciiTheme="minorHAnsi" w:eastAsiaTheme="minorEastAsia" w:hAnsiTheme="minorHAnsi" w:cstheme="minorBidi"/>
            <w:noProof/>
          </w:rPr>
          <w:tab/>
        </w:r>
        <w:r w:rsidRPr="00670A16" w:rsidDel="00670A16">
          <w:rPr>
            <w:rPrChange w:id="84" w:author="Author">
              <w:rPr>
                <w:rStyle w:val="Hyperlink"/>
                <w:rFonts w:ascii="Arial" w:hAnsi="Arial" w:cs="Arial"/>
                <w:noProof/>
              </w:rPr>
            </w:rPrChange>
          </w:rPr>
          <w:delText>Download attachment content</w:delText>
        </w:r>
        <w:r w:rsidDel="00670A16">
          <w:rPr>
            <w:noProof/>
            <w:webHidden/>
          </w:rPr>
          <w:tab/>
          <w:delText>8</w:delText>
        </w:r>
      </w:del>
    </w:p>
    <w:p w14:paraId="28E58C2B" w14:textId="7D330561" w:rsidR="00BA7C13" w:rsidDel="00670A16" w:rsidRDefault="00BA7C13">
      <w:pPr>
        <w:pStyle w:val="TOC1"/>
        <w:tabs>
          <w:tab w:val="left" w:pos="440"/>
          <w:tab w:val="right" w:leader="dot" w:pos="9350"/>
        </w:tabs>
        <w:rPr>
          <w:del w:id="85" w:author="Author"/>
          <w:rFonts w:asciiTheme="minorHAnsi" w:eastAsiaTheme="minorEastAsia" w:hAnsiTheme="minorHAnsi" w:cstheme="minorBidi"/>
          <w:noProof/>
        </w:rPr>
      </w:pPr>
      <w:del w:id="86" w:author="Author">
        <w:r w:rsidRPr="00670A16" w:rsidDel="00670A16">
          <w:rPr>
            <w:rPrChange w:id="87" w:author="Author">
              <w:rPr>
                <w:rStyle w:val="Hyperlink"/>
                <w:rFonts w:ascii="Arial" w:hAnsi="Arial"/>
                <w:noProof/>
              </w:rPr>
            </w:rPrChange>
          </w:rPr>
          <w:delText>6</w:delText>
        </w:r>
        <w:r w:rsidDel="00670A16">
          <w:rPr>
            <w:rFonts w:asciiTheme="minorHAnsi" w:eastAsiaTheme="minorEastAsia" w:hAnsiTheme="minorHAnsi" w:cstheme="minorBidi"/>
            <w:noProof/>
          </w:rPr>
          <w:tab/>
        </w:r>
        <w:r w:rsidRPr="00670A16" w:rsidDel="00670A16">
          <w:rPr>
            <w:rPrChange w:id="88" w:author="Author">
              <w:rPr>
                <w:rStyle w:val="Hyperlink"/>
                <w:rFonts w:ascii="Arial" w:hAnsi="Arial" w:cs="Arial"/>
                <w:noProof/>
              </w:rPr>
            </w:rPrChange>
          </w:rPr>
          <w:delText>CRON flow and settings</w:delText>
        </w:r>
        <w:r w:rsidDel="00670A16">
          <w:rPr>
            <w:noProof/>
            <w:webHidden/>
          </w:rPr>
          <w:tab/>
          <w:delText>8</w:delText>
        </w:r>
      </w:del>
    </w:p>
    <w:p w14:paraId="4EE45DE4" w14:textId="57FB2453" w:rsidR="009B2E4F" w:rsidRPr="009B2E4F" w:rsidRDefault="00C83C3C" w:rsidP="00613685">
      <w:pPr>
        <w:ind w:left="270" w:firstLine="180"/>
        <w:rPr>
          <w:rFonts w:ascii="Times New Roman" w:hAnsi="Times New Roman"/>
          <w:b/>
        </w:rPr>
      </w:pPr>
      <w:r w:rsidRPr="00875847">
        <w:rPr>
          <w:rFonts w:ascii="Times New Roman" w:hAnsi="Times New Roman"/>
        </w:rPr>
        <w:fldChar w:fldCharType="end"/>
      </w:r>
      <w:bookmarkStart w:id="89" w:name="_Toc230066538"/>
      <w:bookmarkStart w:id="90" w:name="_Toc230066627"/>
      <w:bookmarkStart w:id="91" w:name="_Toc230067173"/>
      <w:bookmarkStart w:id="92" w:name="_Toc230067243"/>
      <w:bookmarkStart w:id="93" w:name="_Toc230066539"/>
      <w:bookmarkStart w:id="94" w:name="_Toc230066628"/>
      <w:bookmarkStart w:id="95" w:name="_Toc230067174"/>
      <w:bookmarkStart w:id="96" w:name="_Toc230067244"/>
      <w:bookmarkStart w:id="97" w:name="_Toc230066541"/>
      <w:bookmarkStart w:id="98" w:name="_Toc230066629"/>
      <w:bookmarkStart w:id="99" w:name="_Toc230067175"/>
      <w:bookmarkStart w:id="100" w:name="_Toc230067245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14:paraId="038D3868" w14:textId="2D1B8256" w:rsidR="00980F43" w:rsidRDefault="00C83C3C" w:rsidP="00980F43">
      <w:pPr>
        <w:pStyle w:val="Heading1"/>
        <w:keepLines w:val="0"/>
        <w:pBdr>
          <w:top w:val="single" w:sz="18" w:space="1" w:color="auto"/>
        </w:pBdr>
        <w:tabs>
          <w:tab w:val="clear" w:pos="432"/>
        </w:tabs>
        <w:spacing w:before="142" w:after="113" w:line="240" w:lineRule="auto"/>
        <w:ind w:left="0" w:firstLine="0"/>
        <w:rPr>
          <w:rFonts w:ascii="Arial" w:hAnsi="Arial" w:cs="Arial"/>
          <w:sz w:val="24"/>
        </w:rPr>
      </w:pPr>
      <w:r w:rsidRPr="00C83C3C">
        <w:rPr>
          <w:rFonts w:ascii="Times New Roman" w:hAnsi="Times New Roman"/>
          <w:sz w:val="18"/>
          <w:szCs w:val="18"/>
        </w:rPr>
        <w:br w:type="page"/>
      </w:r>
      <w:bookmarkStart w:id="101" w:name="_Toc445800485"/>
      <w:bookmarkStart w:id="102" w:name="_Toc503874128"/>
      <w:r w:rsidR="00980F43" w:rsidRPr="000100DA">
        <w:rPr>
          <w:rFonts w:ascii="Arial" w:hAnsi="Arial" w:cs="Arial"/>
          <w:sz w:val="24"/>
        </w:rPr>
        <w:lastRenderedPageBreak/>
        <w:t>Purpose</w:t>
      </w:r>
      <w:bookmarkEnd w:id="101"/>
      <w:bookmarkEnd w:id="102"/>
    </w:p>
    <w:p w14:paraId="6C091EB9" w14:textId="29622DEC" w:rsidR="00A5156E" w:rsidRDefault="00A5156E" w:rsidP="00A5156E">
      <w:r>
        <w:t>This specification outlines the API calls to upload and retrieve data from/to the DocuSign form. The API is encapsulated and implemented via a Mule Application.</w:t>
      </w:r>
    </w:p>
    <w:p w14:paraId="28265BDC" w14:textId="2C9B1647" w:rsidR="00A5156E" w:rsidRDefault="00A5156E" w:rsidP="00A5156E">
      <w:r>
        <w:t>Here are the main references from docusign documentation:</w:t>
      </w:r>
    </w:p>
    <w:p w14:paraId="629EC9AE" w14:textId="77777777" w:rsidR="00A5156E" w:rsidRDefault="00AF3B98" w:rsidP="00A5156E">
      <w:hyperlink r:id="rId15" w:history="1">
        <w:r w:rsidR="00A5156E">
          <w:rPr>
            <w:rStyle w:val="Hyperlink"/>
          </w:rPr>
          <w:t>https://docs.docusign.com/esign/guide/usage/status_and_events.html</w:t>
        </w:r>
      </w:hyperlink>
    </w:p>
    <w:p w14:paraId="00AC1259" w14:textId="77777777" w:rsidR="00A5156E" w:rsidRDefault="00AF3B98" w:rsidP="00A5156E">
      <w:hyperlink r:id="rId16" w:history="1">
        <w:r w:rsidR="00A5156E">
          <w:rPr>
            <w:rStyle w:val="Hyperlink"/>
          </w:rPr>
          <w:t>https://docs.docusign.com/esign/restapi/Envelopes/Envelopes/listStatusChanges/</w:t>
        </w:r>
      </w:hyperlink>
      <w:r w:rsidR="00A5156E">
        <w:t xml:space="preserve"> </w:t>
      </w:r>
    </w:p>
    <w:p w14:paraId="368873A7" w14:textId="77777777" w:rsidR="00A5156E" w:rsidRDefault="00A5156E" w:rsidP="00A5156E"/>
    <w:p w14:paraId="753CF85A" w14:textId="0EA6D669" w:rsidR="00000515" w:rsidRPr="00A5156E" w:rsidRDefault="00BD2319" w:rsidP="007C375B">
      <w:pPr>
        <w:pStyle w:val="Heading1"/>
        <w:keepLines w:val="0"/>
        <w:pBdr>
          <w:top w:val="single" w:sz="18" w:space="1" w:color="auto"/>
        </w:pBdr>
        <w:tabs>
          <w:tab w:val="clear" w:pos="432"/>
        </w:tabs>
        <w:spacing w:before="142" w:after="113" w:line="240" w:lineRule="auto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  <w:bookmarkStart w:id="103" w:name="_Toc503874129"/>
      <w:r w:rsidR="0037765C">
        <w:rPr>
          <w:rFonts w:ascii="Arial" w:hAnsi="Arial" w:cs="Arial"/>
          <w:sz w:val="24"/>
        </w:rPr>
        <w:lastRenderedPageBreak/>
        <w:t>Get</w:t>
      </w:r>
      <w:r w:rsidR="00A5156E">
        <w:rPr>
          <w:rFonts w:ascii="Arial" w:hAnsi="Arial" w:cs="Arial"/>
          <w:sz w:val="24"/>
        </w:rPr>
        <w:t xml:space="preserve"> completed envelopes</w:t>
      </w:r>
      <w:bookmarkEnd w:id="103"/>
    </w:p>
    <w:p w14:paraId="269D18A8" w14:textId="637F7C5F" w:rsidR="00D30A24" w:rsidRPr="00D30A24" w:rsidRDefault="00D30A24" w:rsidP="00F94B6E">
      <w:pPr>
        <w:spacing w:after="120"/>
      </w:pPr>
      <w:r>
        <w:t>Request:</w:t>
      </w:r>
    </w:p>
    <w:p w14:paraId="049016B8" w14:textId="7D2742C2" w:rsidR="006056AB" w:rsidRDefault="00DD10EF" w:rsidP="00F94B6E">
      <w:pPr>
        <w:spacing w:after="120"/>
      </w:pPr>
      <w:r>
        <w:t>GET</w:t>
      </w:r>
      <w:r w:rsidR="006056AB">
        <w:t xml:space="preserve"> </w:t>
      </w:r>
      <w:r w:rsidR="0037765C" w:rsidRPr="0037765C">
        <w:t>https://muledevx.safetynational.net/docusignservice/api/envelope</w:t>
      </w:r>
      <w:r w:rsidR="0037765C">
        <w:t>/</w:t>
      </w:r>
      <w:r w:rsidR="00C53EB7">
        <w:t>c</w:t>
      </w:r>
      <w:r w:rsidR="001E323F">
        <w:t>ompleted</w:t>
      </w:r>
    </w:p>
    <w:p w14:paraId="2FA788DD" w14:textId="46C26785" w:rsidR="00F94B6E" w:rsidRDefault="00F94B6E" w:rsidP="00F94B6E">
      <w:pPr>
        <w:spacing w:after="0"/>
      </w:pPr>
      <w:r>
        <w:t>Response Body:</w:t>
      </w:r>
    </w:p>
    <w:p w14:paraId="6F939D8F" w14:textId="53D2EFEE" w:rsidR="00F94B6E" w:rsidRDefault="009E56D4" w:rsidP="0000051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E6DDBF0" wp14:editId="0BBEE645">
                <wp:simplePos x="0" y="0"/>
                <wp:positionH relativeFrom="column">
                  <wp:posOffset>-41910</wp:posOffset>
                </wp:positionH>
                <wp:positionV relativeFrom="paragraph">
                  <wp:posOffset>119380</wp:posOffset>
                </wp:positionV>
                <wp:extent cx="5438140" cy="1858010"/>
                <wp:effectExtent l="0" t="0" r="10160" b="2794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140" cy="185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4C20F" w14:textId="77777777" w:rsidR="007C57FA" w:rsidRPr="00E27345" w:rsidRDefault="007C57FA" w:rsidP="00E2734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1D05AD5E" w14:textId="68553F81" w:rsidR="007C57FA" w:rsidRPr="00E27345" w:rsidRDefault="007C57FA" w:rsidP="00E2734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"operation": "</w:t>
                            </w:r>
                            <w:r w:rsidRPr="001E323F">
                              <w:t xml:space="preserve"> </w:t>
                            </w:r>
                            <w:r w:rsidRPr="00A078BF">
                              <w:t>Envelope</w:t>
                            </w:r>
                            <w:r>
                              <w:t>GetCompleted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</w:t>
                            </w:r>
                          </w:p>
                          <w:p w14:paraId="7DD8A28C" w14:textId="77777777" w:rsidR="007C57FA" w:rsidRPr="00E27345" w:rsidRDefault="007C57FA" w:rsidP="00E2734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"meta": {</w:t>
                            </w:r>
                          </w:p>
                          <w:p w14:paraId="7AE0C5EC" w14:textId="77777777" w:rsidR="007C57FA" w:rsidRPr="00E27345" w:rsidRDefault="007C57FA" w:rsidP="00E2734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"status": 200,</w:t>
                            </w:r>
                          </w:p>
                          <w:p w14:paraId="1C15F2B0" w14:textId="77777777" w:rsidR="007C57FA" w:rsidRPr="00E27345" w:rsidRDefault="007C57FA" w:rsidP="00E2734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"exception": {</w:t>
                            </w:r>
                          </w:p>
                          <w:p w14:paraId="110BF879" w14:textId="77777777" w:rsidR="007C57FA" w:rsidRPr="00E27345" w:rsidRDefault="007C57FA" w:rsidP="00E2734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"message": "",</w:t>
                            </w:r>
                          </w:p>
                          <w:p w14:paraId="1347E5B8" w14:textId="77777777" w:rsidR="007C57FA" w:rsidRPr="00E27345" w:rsidRDefault="007C57FA" w:rsidP="00E2734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"stacktrace": ""</w:t>
                            </w:r>
                          </w:p>
                          <w:p w14:paraId="48447A51" w14:textId="77777777" w:rsidR="007C57FA" w:rsidRPr="00E27345" w:rsidRDefault="007C57FA" w:rsidP="00E2734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0615514B" w14:textId="77777777" w:rsidR="007C57FA" w:rsidRPr="00E27345" w:rsidRDefault="007C57FA" w:rsidP="00E2734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},</w:t>
                            </w:r>
                          </w:p>
                          <w:p w14:paraId="7ADC51E1" w14:textId="246FF239" w:rsidR="007C57FA" w:rsidRPr="00E27345" w:rsidRDefault="007C57FA" w:rsidP="00D7410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"recordCount" : integer</w:t>
                            </w:r>
                          </w:p>
                          <w:p w14:paraId="3D7B1BE0" w14:textId="713E284F" w:rsidR="007C57FA" w:rsidRPr="00F94B6E" w:rsidRDefault="007C57FA" w:rsidP="00E2734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DDBF0" id="Text Box 2" o:spid="_x0000_s1027" type="#_x0000_t202" style="position:absolute;margin-left:-3.3pt;margin-top:9.4pt;width:428.2pt;height:146.3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">
                <v:textbox>
                  <w:txbxContent>
                    <w:p w14:paraId="6234C20F" w14:textId="77777777" w:rsidR="007C57FA" w:rsidRPr="00E27345" w:rsidRDefault="007C57FA" w:rsidP="00E2734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{</w:t>
                      </w:r>
                    </w:p>
                    <w:p w14:paraId="1D05AD5E" w14:textId="68553F81" w:rsidR="007C57FA" w:rsidRPr="00E27345" w:rsidRDefault="007C57FA" w:rsidP="00E2734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"operation": "</w:t>
                      </w:r>
                      <w:r w:rsidRPr="001E323F">
                        <w:t xml:space="preserve"> </w:t>
                      </w:r>
                      <w:r w:rsidRPr="00A078BF">
                        <w:t>Envelope</w:t>
                      </w:r>
                      <w:r>
                        <w:t>GetCompleted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</w:t>
                      </w:r>
                    </w:p>
                    <w:p w14:paraId="7DD8A28C" w14:textId="77777777" w:rsidR="007C57FA" w:rsidRPr="00E27345" w:rsidRDefault="007C57FA" w:rsidP="00E2734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"meta": {</w:t>
                      </w:r>
                    </w:p>
                    <w:p w14:paraId="7AE0C5EC" w14:textId="77777777" w:rsidR="007C57FA" w:rsidRPr="00E27345" w:rsidRDefault="007C57FA" w:rsidP="00E2734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"status": 200,</w:t>
                      </w:r>
                    </w:p>
                    <w:p w14:paraId="1C15F2B0" w14:textId="77777777" w:rsidR="007C57FA" w:rsidRPr="00E27345" w:rsidRDefault="007C57FA" w:rsidP="00E2734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"exception": {</w:t>
                      </w:r>
                    </w:p>
                    <w:p w14:paraId="110BF879" w14:textId="77777777" w:rsidR="007C57FA" w:rsidRPr="00E27345" w:rsidRDefault="007C57FA" w:rsidP="00E2734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"message": "",</w:t>
                      </w:r>
                    </w:p>
                    <w:p w14:paraId="1347E5B8" w14:textId="77777777" w:rsidR="007C57FA" w:rsidRPr="00E27345" w:rsidRDefault="007C57FA" w:rsidP="00E2734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"stacktrace": ""</w:t>
                      </w:r>
                    </w:p>
                    <w:p w14:paraId="48447A51" w14:textId="77777777" w:rsidR="007C57FA" w:rsidRPr="00E27345" w:rsidRDefault="007C57FA" w:rsidP="00E2734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0615514B" w14:textId="77777777" w:rsidR="007C57FA" w:rsidRPr="00E27345" w:rsidRDefault="007C57FA" w:rsidP="00E2734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},</w:t>
                      </w:r>
                    </w:p>
                    <w:p w14:paraId="7ADC51E1" w14:textId="246FF239" w:rsidR="007C57FA" w:rsidRPr="00E27345" w:rsidRDefault="007C57FA" w:rsidP="00D7410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"recordCount" : integer</w:t>
                      </w:r>
                    </w:p>
                    <w:p w14:paraId="3D7B1BE0" w14:textId="713E284F" w:rsidR="007C57FA" w:rsidRPr="00F94B6E" w:rsidRDefault="007C57FA" w:rsidP="00E2734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3B5236" w14:textId="4CA12DC3" w:rsidR="00F94B6E" w:rsidRDefault="00F94B6E">
      <w:pPr>
        <w:spacing w:after="0" w:line="240" w:lineRule="auto"/>
        <w:rPr>
          <w:rFonts w:ascii="Arial" w:hAnsi="Arial" w:cs="Arial"/>
          <w:sz w:val="24"/>
        </w:rPr>
      </w:pPr>
    </w:p>
    <w:p w14:paraId="6E819196" w14:textId="081BC323" w:rsidR="00F94B6E" w:rsidRDefault="00F94B6E">
      <w:pPr>
        <w:spacing w:after="0" w:line="240" w:lineRule="auto"/>
        <w:rPr>
          <w:rFonts w:ascii="Arial" w:hAnsi="Arial" w:cs="Arial"/>
          <w:sz w:val="24"/>
        </w:rPr>
      </w:pPr>
    </w:p>
    <w:p w14:paraId="3C9C8903" w14:textId="0AB184AC" w:rsidR="00F94B6E" w:rsidRDefault="00F94B6E">
      <w:pPr>
        <w:spacing w:after="0" w:line="240" w:lineRule="auto"/>
        <w:rPr>
          <w:rFonts w:ascii="Arial" w:hAnsi="Arial" w:cs="Arial"/>
          <w:sz w:val="24"/>
        </w:rPr>
      </w:pPr>
    </w:p>
    <w:p w14:paraId="34853320" w14:textId="690B7985" w:rsidR="00F94B6E" w:rsidRDefault="00F94B6E">
      <w:pPr>
        <w:spacing w:after="0" w:line="240" w:lineRule="auto"/>
        <w:rPr>
          <w:rFonts w:ascii="Arial" w:hAnsi="Arial" w:cs="Arial"/>
          <w:sz w:val="24"/>
        </w:rPr>
      </w:pPr>
    </w:p>
    <w:p w14:paraId="5EE4E9F8" w14:textId="07EE987E" w:rsidR="00F94B6E" w:rsidRDefault="00F94B6E">
      <w:pPr>
        <w:spacing w:after="0" w:line="240" w:lineRule="auto"/>
        <w:rPr>
          <w:rFonts w:ascii="Arial" w:hAnsi="Arial" w:cs="Arial"/>
          <w:sz w:val="24"/>
        </w:rPr>
      </w:pPr>
    </w:p>
    <w:p w14:paraId="1A86209B" w14:textId="3F7BAFD0" w:rsidR="00F94B6E" w:rsidRDefault="00F94B6E">
      <w:pPr>
        <w:spacing w:after="0" w:line="240" w:lineRule="auto"/>
        <w:rPr>
          <w:rFonts w:ascii="Arial" w:hAnsi="Arial" w:cs="Arial"/>
          <w:sz w:val="24"/>
        </w:rPr>
      </w:pPr>
    </w:p>
    <w:p w14:paraId="42E00464" w14:textId="77777777" w:rsidR="00F94B6E" w:rsidRDefault="00F94B6E">
      <w:pPr>
        <w:spacing w:after="0" w:line="240" w:lineRule="auto"/>
        <w:rPr>
          <w:rFonts w:ascii="Arial" w:hAnsi="Arial" w:cs="Arial"/>
          <w:sz w:val="24"/>
        </w:rPr>
      </w:pPr>
    </w:p>
    <w:p w14:paraId="575C09ED" w14:textId="4081FE8E" w:rsidR="00F94B6E" w:rsidRDefault="00F94B6E">
      <w:pPr>
        <w:spacing w:after="0" w:line="240" w:lineRule="auto"/>
        <w:rPr>
          <w:rFonts w:ascii="Arial" w:hAnsi="Arial" w:cs="Arial"/>
          <w:sz w:val="24"/>
        </w:rPr>
      </w:pPr>
    </w:p>
    <w:p w14:paraId="560F59DD" w14:textId="4713FAD9" w:rsidR="00E27345" w:rsidRDefault="00E27345">
      <w:pPr>
        <w:spacing w:after="0" w:line="240" w:lineRule="auto"/>
        <w:rPr>
          <w:rFonts w:ascii="Arial" w:hAnsi="Arial" w:cs="Arial"/>
          <w:sz w:val="24"/>
        </w:rPr>
      </w:pPr>
    </w:p>
    <w:p w14:paraId="2B7E2C59" w14:textId="77777777" w:rsidR="009E56D4" w:rsidRDefault="009E56D4" w:rsidP="00E27345"/>
    <w:p w14:paraId="49F37E9D" w14:textId="77777777" w:rsidR="00186435" w:rsidRDefault="00186435" w:rsidP="00186435">
      <w:r>
        <w:t>Implementation Details:</w:t>
      </w:r>
    </w:p>
    <w:p w14:paraId="55543C88" w14:textId="7CCBC7DB" w:rsidR="009E56D4" w:rsidRDefault="009E56D4" w:rsidP="009E56D4">
      <w:pPr>
        <w:pStyle w:val="ListParagraph"/>
        <w:numPr>
          <w:ilvl w:val="0"/>
          <w:numId w:val="40"/>
        </w:numPr>
      </w:pPr>
      <w:r>
        <w:t>Authenticate against docusign (</w:t>
      </w:r>
      <w:r w:rsidRPr="009E56D4">
        <w:t>/restapi/v2/login_information?api_password=true</w:t>
      </w:r>
      <w:r>
        <w:t>)</w:t>
      </w:r>
      <w:r w:rsidR="00494C66">
        <w:t xml:space="preserve">. </w:t>
      </w:r>
    </w:p>
    <w:p w14:paraId="5BAB29F9" w14:textId="6EB632A6" w:rsidR="00F73FFB" w:rsidRDefault="00F73FFB" w:rsidP="00494C66">
      <w:pPr>
        <w:pStyle w:val="ListParagraph"/>
        <w:numPr>
          <w:ilvl w:val="0"/>
          <w:numId w:val="40"/>
        </w:numPr>
      </w:pPr>
      <w:r>
        <w:t>Find the latest record in DataSyncMonitorStatus with Status = ‘SENT’, Type = ’DOCUSIGN’ lastRunTimestamp = TimestampAdded. If no such records found use 01/01/2017 as the default date</w:t>
      </w:r>
    </w:p>
    <w:p w14:paraId="33DFFA46" w14:textId="32E5A7EA" w:rsidR="00F73FFB" w:rsidRDefault="00F73FFB" w:rsidP="00494C66">
      <w:pPr>
        <w:pStyle w:val="ListParagraph"/>
        <w:numPr>
          <w:ilvl w:val="0"/>
          <w:numId w:val="40"/>
        </w:numPr>
      </w:pPr>
      <w:r>
        <w:t>Preserve currentRunTimestamp = now</w:t>
      </w:r>
    </w:p>
    <w:p w14:paraId="331FAB49" w14:textId="0CAFBE35" w:rsidR="00494C66" w:rsidDel="00271CD3" w:rsidRDefault="00494C66" w:rsidP="00494C66">
      <w:pPr>
        <w:pStyle w:val="ListParagraph"/>
        <w:numPr>
          <w:ilvl w:val="0"/>
          <w:numId w:val="40"/>
        </w:numPr>
        <w:rPr>
          <w:del w:id="104" w:author="Author"/>
        </w:rPr>
      </w:pPr>
      <w:del w:id="105" w:author="Author">
        <w:r w:rsidDel="00271CD3">
          <w:delText>Load the list of references between template names and external systems using SELECT templateName, ExternalSystem.Name FROM CodeTranslation.DocuSignTemplate_ExternalSystem INNER JOIN ExternalSystem ON DocuSignTemplate_ExternalSystem.externalSystemId = ExternalSystem.externalSystemId.</w:delText>
        </w:r>
      </w:del>
    </w:p>
    <w:p w14:paraId="60004117" w14:textId="2583F993" w:rsidR="00186435" w:rsidRDefault="003A342A" w:rsidP="00494C66">
      <w:pPr>
        <w:pStyle w:val="ListParagraph"/>
        <w:numPr>
          <w:ilvl w:val="0"/>
          <w:numId w:val="40"/>
        </w:numPr>
      </w:pPr>
      <w:r>
        <w:t>Get the list of completed envelope</w:t>
      </w:r>
      <w:r w:rsidR="00186435">
        <w:t xml:space="preserve"> IDs</w:t>
      </w:r>
      <w:r w:rsidR="005851CB">
        <w:t xml:space="preserve"> and statuses</w:t>
      </w:r>
      <w:r w:rsidR="00D74100">
        <w:t xml:space="preserve"> </w:t>
      </w:r>
      <w:r w:rsidR="00F73FFB">
        <w:t xml:space="preserve">using preserved timestamps </w:t>
      </w:r>
      <w:r w:rsidR="00D74100">
        <w:t>(/restapi</w:t>
      </w:r>
      <w:r w:rsidR="00D74100" w:rsidRPr="004318DD">
        <w:t>/v2/accounts/{accountId}/</w:t>
      </w:r>
      <w:r w:rsidR="00186435" w:rsidRPr="00186435">
        <w:t>envelopes?from_date=</w:t>
      </w:r>
      <w:r w:rsidR="00186435">
        <w:t>{lastRunTimestamp}</w:t>
      </w:r>
      <w:r w:rsidR="00186435" w:rsidRPr="00186435">
        <w:t>&amp;to_date=</w:t>
      </w:r>
      <w:r w:rsidR="00186435">
        <w:t>{currentRunTimestamp}</w:t>
      </w:r>
      <w:r w:rsidR="00186435" w:rsidRPr="00186435">
        <w:t>&amp;</w:t>
      </w:r>
      <w:del w:id="106" w:author="Author">
        <w:r w:rsidR="00186435" w:rsidRPr="00186435" w:rsidDel="008F48F3">
          <w:delText>from_to_st</w:delText>
        </w:r>
        <w:r w:rsidR="005851CB" w:rsidDel="008F48F3">
          <w:delText>atus=sent&amp;</w:delText>
        </w:r>
      </w:del>
      <w:r w:rsidR="005851CB">
        <w:t>status=Sent</w:t>
      </w:r>
      <w:del w:id="107" w:author="Author">
        <w:r w:rsidR="005851CB" w:rsidDel="008668A3">
          <w:delText>,</w:delText>
        </w:r>
      </w:del>
      <w:ins w:id="108" w:author="Author">
        <w:r w:rsidR="008668A3" w:rsidDel="008668A3">
          <w:t xml:space="preserve"> </w:t>
        </w:r>
      </w:ins>
      <w:del w:id="109" w:author="Author">
        <w:r w:rsidR="005851CB" w:rsidDel="008668A3">
          <w:delText>Completed</w:delText>
        </w:r>
      </w:del>
      <w:r w:rsidR="00186435" w:rsidRPr="00186435">
        <w:t>"</w:t>
      </w:r>
      <w:r w:rsidR="00D74100">
        <w:t xml:space="preserve">) </w:t>
      </w:r>
    </w:p>
    <w:p w14:paraId="5E6CC43C" w14:textId="77777777" w:rsidR="00186435" w:rsidRDefault="00186435" w:rsidP="00494C66">
      <w:pPr>
        <w:pStyle w:val="ListParagraph"/>
        <w:numPr>
          <w:ilvl w:val="0"/>
          <w:numId w:val="40"/>
        </w:numPr>
      </w:pPr>
      <w:r>
        <w:t xml:space="preserve">For each found envelopeId </w:t>
      </w:r>
    </w:p>
    <w:p w14:paraId="51F3082D" w14:textId="25452FDD" w:rsidR="008F48F3" w:rsidRDefault="008F48F3" w:rsidP="008F48F3">
      <w:pPr>
        <w:pStyle w:val="ListParagraph"/>
        <w:numPr>
          <w:ilvl w:val="1"/>
          <w:numId w:val="40"/>
        </w:numPr>
        <w:rPr>
          <w:ins w:id="110" w:author="Author"/>
        </w:rPr>
      </w:pPr>
      <w:ins w:id="111" w:author="Author">
        <w:r>
          <w:t xml:space="preserve">Verify is there at least one recipient who completed the document. To get recipient information use </w:t>
        </w:r>
        <w:r w:rsidRPr="005B20DE">
          <w:t>/restapi/v2/accounts/</w:t>
        </w:r>
        <w:r>
          <w:t>{accountId}</w:t>
        </w:r>
        <w:r w:rsidRPr="005B20DE">
          <w:t>/envelopes/</w:t>
        </w:r>
        <w:r>
          <w:t>{envelopeId}</w:t>
        </w:r>
        <w:r w:rsidRPr="005B20DE">
          <w:t>/</w:t>
        </w:r>
        <w:r>
          <w:t>recipients. Then search for the record with status completed in signers collection and use its name, email and roleName (signers[status==completed].roleName). If there are no recipients that completed the document, continue to the next envelope</w:t>
        </w:r>
      </w:ins>
    </w:p>
    <w:p w14:paraId="440D4CC7" w14:textId="3A75DFB7" w:rsidR="00186435" w:rsidRDefault="00186435" w:rsidP="00494C66">
      <w:pPr>
        <w:pStyle w:val="ListParagraph"/>
        <w:numPr>
          <w:ilvl w:val="1"/>
          <w:numId w:val="40"/>
        </w:numPr>
      </w:pPr>
      <w:r>
        <w:t>Get templateName (/restapi</w:t>
      </w:r>
      <w:r w:rsidRPr="00186435">
        <w:t>/v2/accounts/{accountId}/envelopes/{envelopeId}/templates</w:t>
      </w:r>
      <w:r>
        <w:t>)</w:t>
      </w:r>
    </w:p>
    <w:p w14:paraId="57144845" w14:textId="5D6AA2E2" w:rsidR="00494C66" w:rsidRDefault="00494C66" w:rsidP="00494C66">
      <w:pPr>
        <w:pStyle w:val="ListParagraph"/>
        <w:numPr>
          <w:ilvl w:val="1"/>
          <w:numId w:val="40"/>
        </w:numPr>
      </w:pPr>
      <w:r>
        <w:t>Construct RabbitMQ message with the following format {“envelop</w:t>
      </w:r>
      <w:r w:rsidR="005851CB">
        <w:t>e</w:t>
      </w:r>
      <w:r>
        <w:t>Id”: &lt;</w:t>
      </w:r>
      <w:r w:rsidR="005851CB">
        <w:t>envelope.</w:t>
      </w:r>
      <w:r>
        <w:t>envelopeId&gt;, “templateName”: &lt;templateName&gt;</w:t>
      </w:r>
      <w:r w:rsidR="005851CB">
        <w:t>, “status”: &lt;envelope.status&gt;, “statusChangedDateTime”: &lt;envelope.statusChangedDateTime&gt;</w:t>
      </w:r>
      <w:r>
        <w:t>}</w:t>
      </w:r>
    </w:p>
    <w:p w14:paraId="70D8E1F6" w14:textId="3BF1EBA5" w:rsidR="00494C66" w:rsidRDefault="00494C66" w:rsidP="00494C66">
      <w:pPr>
        <w:pStyle w:val="ListParagraph"/>
        <w:numPr>
          <w:ilvl w:val="1"/>
          <w:numId w:val="40"/>
        </w:numPr>
      </w:pPr>
      <w:r>
        <w:lastRenderedPageBreak/>
        <w:t xml:space="preserve">Send message to rabbit MQ system using </w:t>
      </w:r>
    </w:p>
    <w:p w14:paraId="4AE9E91D" w14:textId="3511B59C" w:rsidR="00494C66" w:rsidRDefault="00494C66" w:rsidP="00494C66">
      <w:pPr>
        <w:pStyle w:val="ListParagraph"/>
        <w:ind w:left="1440"/>
      </w:pPr>
      <w:r>
        <w:t>Exchange = docusign</w:t>
      </w:r>
    </w:p>
    <w:p w14:paraId="407B66C0" w14:textId="02CDA1BE" w:rsidR="00494C66" w:rsidRDefault="00494C66" w:rsidP="00494C66">
      <w:pPr>
        <w:pStyle w:val="ListParagraph"/>
        <w:ind w:left="1440"/>
      </w:pPr>
      <w:r>
        <w:t xml:space="preserve">Routing key = &lt;env&gt;-envelopes (i.e. dev-envelopes) </w:t>
      </w:r>
    </w:p>
    <w:p w14:paraId="050FD465" w14:textId="1726451C" w:rsidR="0040089E" w:rsidRDefault="00CB20C0" w:rsidP="00CB20C0">
      <w:pPr>
        <w:pStyle w:val="ListParagraph"/>
        <w:numPr>
          <w:ilvl w:val="0"/>
          <w:numId w:val="40"/>
        </w:numPr>
      </w:pPr>
      <w:r>
        <w:t>If there are no exceptions insert a record to DataSyncMonitorStatus with</w:t>
      </w:r>
      <w:r w:rsidR="002D0650">
        <w:t xml:space="preserve"> status </w:t>
      </w:r>
      <w:r>
        <w:t>SENT</w:t>
      </w:r>
      <w:r w:rsidR="002D0650">
        <w:t xml:space="preserve">, type DOCUSIGN and Description </w:t>
      </w:r>
      <w:r>
        <w:t>“Retrieved % records”</w:t>
      </w:r>
      <w:r w:rsidR="00086195">
        <w:t>, AddedTimestamp should be set to currentRunTimestamp value</w:t>
      </w:r>
    </w:p>
    <w:p w14:paraId="29B15F29" w14:textId="2A252A54" w:rsidR="00CB20C0" w:rsidRDefault="00CB20C0" w:rsidP="00CB20C0">
      <w:pPr>
        <w:pStyle w:val="ListParagraph"/>
        <w:numPr>
          <w:ilvl w:val="0"/>
          <w:numId w:val="40"/>
        </w:numPr>
      </w:pPr>
      <w:r>
        <w:t>If there are exceptions insert a record to DataSyncMonitorStatus with status ERROR, type DOCUSIGN and Description set to the exception message</w:t>
      </w:r>
    </w:p>
    <w:p w14:paraId="6ED5AFA8" w14:textId="75EB8820" w:rsidR="00D25116" w:rsidRDefault="00D25116">
      <w:pPr>
        <w:spacing w:after="0" w:line="240" w:lineRule="auto"/>
      </w:pPr>
      <w:r>
        <w:br w:type="page"/>
      </w:r>
    </w:p>
    <w:p w14:paraId="67D23553" w14:textId="77777777" w:rsidR="00CB20C0" w:rsidRDefault="00CB20C0" w:rsidP="00CB20C0">
      <w:pPr>
        <w:pStyle w:val="ListParagraph"/>
      </w:pPr>
    </w:p>
    <w:p w14:paraId="0981EB53" w14:textId="5F533B3B" w:rsidR="00CB20C0" w:rsidRDefault="00CB20C0" w:rsidP="00CB20C0">
      <w:pPr>
        <w:pStyle w:val="Heading1"/>
        <w:keepLines w:val="0"/>
        <w:pBdr>
          <w:top w:val="single" w:sz="18" w:space="1" w:color="auto"/>
        </w:pBdr>
        <w:tabs>
          <w:tab w:val="clear" w:pos="432"/>
        </w:tabs>
        <w:spacing w:before="142" w:after="113" w:line="240" w:lineRule="auto"/>
        <w:ind w:left="0" w:firstLine="0"/>
        <w:rPr>
          <w:rFonts w:ascii="Arial" w:hAnsi="Arial" w:cs="Arial"/>
          <w:sz w:val="24"/>
        </w:rPr>
      </w:pPr>
      <w:bookmarkStart w:id="112" w:name="_Toc503874130"/>
      <w:r>
        <w:rPr>
          <w:rFonts w:ascii="Arial" w:hAnsi="Arial" w:cs="Arial"/>
          <w:sz w:val="24"/>
        </w:rPr>
        <w:t>Get envelope information</w:t>
      </w:r>
      <w:bookmarkEnd w:id="112"/>
    </w:p>
    <w:p w14:paraId="582D8C38" w14:textId="77777777" w:rsidR="00CB20C0" w:rsidRPr="00D30A24" w:rsidRDefault="00CB20C0" w:rsidP="00CB20C0">
      <w:pPr>
        <w:spacing w:after="120"/>
      </w:pPr>
      <w:r>
        <w:t>Request:</w:t>
      </w:r>
    </w:p>
    <w:p w14:paraId="203439A8" w14:textId="289610BC" w:rsidR="00CB20C0" w:rsidRDefault="00CB20C0" w:rsidP="00CB20C0">
      <w:pPr>
        <w:pStyle w:val="ListParagraph"/>
      </w:pPr>
      <w:r>
        <w:t xml:space="preserve">GET </w:t>
      </w:r>
      <w:r w:rsidRPr="0037765C">
        <w:t>https://muledevx.safetynational.net/docusignservice/api/envelope</w:t>
      </w:r>
      <w:r>
        <w:t>/{envelopeId}</w:t>
      </w:r>
    </w:p>
    <w:p w14:paraId="2B552DA4" w14:textId="77777777" w:rsidR="00CB20C0" w:rsidRDefault="00CB20C0" w:rsidP="00CB20C0">
      <w:pPr>
        <w:spacing w:after="0"/>
      </w:pPr>
      <w:r>
        <w:t>Response Body:</w:t>
      </w:r>
    </w:p>
    <w:p w14:paraId="7DC4A718" w14:textId="77777777" w:rsidR="00CB20C0" w:rsidRDefault="00CB20C0" w:rsidP="00CB20C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D72E343" wp14:editId="305AD4A1">
                <wp:simplePos x="0" y="0"/>
                <wp:positionH relativeFrom="column">
                  <wp:posOffset>-38100</wp:posOffset>
                </wp:positionH>
                <wp:positionV relativeFrom="paragraph">
                  <wp:posOffset>121285</wp:posOffset>
                </wp:positionV>
                <wp:extent cx="5438140" cy="3543300"/>
                <wp:effectExtent l="0" t="0" r="1016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140" cy="3543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DFFF3" w14:textId="77777777" w:rsidR="007C57FA" w:rsidRPr="00E27345" w:rsidRDefault="007C57FA" w:rsidP="00CB20C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7DB0E71D" w14:textId="266CCA8C" w:rsidR="007C57FA" w:rsidRPr="00E27345" w:rsidRDefault="007C57FA" w:rsidP="00CB20C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"operation": "</w:t>
                            </w:r>
                            <w:r w:rsidRPr="001E323F">
                              <w:t xml:space="preserve"> </w:t>
                            </w:r>
                            <w:r w:rsidRPr="00A078BF">
                              <w:t>Envelope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</w:t>
                            </w:r>
                          </w:p>
                          <w:p w14:paraId="069F3B93" w14:textId="77777777" w:rsidR="007C57FA" w:rsidRPr="00E27345" w:rsidRDefault="007C57FA" w:rsidP="00CB20C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"meta": {</w:t>
                            </w:r>
                          </w:p>
                          <w:p w14:paraId="25BD2995" w14:textId="77777777" w:rsidR="007C57FA" w:rsidRPr="00E27345" w:rsidRDefault="007C57FA" w:rsidP="00CB20C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"status": 200,</w:t>
                            </w:r>
                          </w:p>
                          <w:p w14:paraId="64F0EEED" w14:textId="77777777" w:rsidR="007C57FA" w:rsidRPr="00E27345" w:rsidRDefault="007C57FA" w:rsidP="00CB20C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"exception": {</w:t>
                            </w:r>
                          </w:p>
                          <w:p w14:paraId="0A0AE3FA" w14:textId="77777777" w:rsidR="007C57FA" w:rsidRPr="00E27345" w:rsidRDefault="007C57FA" w:rsidP="00CB20C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"message": "",</w:t>
                            </w:r>
                          </w:p>
                          <w:p w14:paraId="5ED8942F" w14:textId="77777777" w:rsidR="007C57FA" w:rsidRPr="00E27345" w:rsidRDefault="007C57FA" w:rsidP="00CB20C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"stacktrace": ""</w:t>
                            </w:r>
                          </w:p>
                          <w:p w14:paraId="35B9A8EA" w14:textId="77777777" w:rsidR="007C57FA" w:rsidRPr="00E27345" w:rsidRDefault="007C57FA" w:rsidP="00CB20C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E91EAAE" w14:textId="77777777" w:rsidR="007C57FA" w:rsidRPr="00E27345" w:rsidRDefault="007C57FA" w:rsidP="00CB20C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},</w:t>
                            </w:r>
                          </w:p>
                          <w:p w14:paraId="2EE4EE9A" w14:textId="6A2301C6" w:rsidR="007C57FA" w:rsidRDefault="007C57FA" w:rsidP="00CB20C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"result" : {</w:t>
                            </w:r>
                          </w:p>
                          <w:p w14:paraId="5901783F" w14:textId="4F153F97" w:rsidR="007C57FA" w:rsidRDefault="007C57FA" w:rsidP="00CB20C0">
                            <w:pPr>
                              <w:pStyle w:val="ListParagraph"/>
                              <w:ind w:firstLine="72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  <w:r w:rsidRPr="00CB20C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envelopeId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  <w:r w:rsidRPr="00CB20C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: guid,</w:t>
                            </w:r>
                          </w:p>
                          <w:p w14:paraId="7D355214" w14:textId="2102501D" w:rsidR="007C57FA" w:rsidRDefault="007C57FA" w:rsidP="00CB20C0">
                            <w:pPr>
                              <w:pStyle w:val="ListParagraph"/>
                              <w:ind w:firstLine="72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"status": string</w:t>
                            </w:r>
                            <w:r w:rsidRPr="00CB20C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70C81D48" w14:textId="4BE0A2F1" w:rsidR="007C57FA" w:rsidRPr="00CB20C0" w:rsidRDefault="007C57FA" w:rsidP="00CB20C0">
                            <w:pPr>
                              <w:pStyle w:val="ListParagraph"/>
                              <w:ind w:firstLine="72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"templateName": string</w:t>
                            </w:r>
                            <w:r w:rsidRPr="00CB20C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286EE7D3" w14:textId="7BB65C5B" w:rsidR="007C57FA" w:rsidRPr="00CB20C0" w:rsidRDefault="007C57FA" w:rsidP="00CB20C0">
                            <w:pPr>
                              <w:pStyle w:val="ListParagraph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"form_data"</w:t>
                            </w:r>
                            <w:r w:rsidRPr="00CB20C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: [{</w:t>
                            </w:r>
                          </w:p>
                          <w:p w14:paraId="41C04273" w14:textId="5F99829A" w:rsidR="007C57FA" w:rsidRPr="00CB20C0" w:rsidRDefault="007C57FA" w:rsidP="00CB20C0">
                            <w:pPr>
                              <w:pStyle w:val="ListParagraph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"name"</w:t>
                            </w:r>
                            <w:r w:rsidRPr="00CB20C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: string,</w:t>
                            </w:r>
                          </w:p>
                          <w:p w14:paraId="07C2037B" w14:textId="2AA96AF2" w:rsidR="007C57FA" w:rsidRPr="00CB20C0" w:rsidRDefault="007C57FA" w:rsidP="00CB20C0">
                            <w:pPr>
                              <w:pStyle w:val="ListParagraph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ab/>
                              <w:t>"value"</w:t>
                            </w:r>
                            <w:r w:rsidRPr="00CB20C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: string </w:t>
                            </w:r>
                          </w:p>
                          <w:p w14:paraId="3461F0B0" w14:textId="77777777" w:rsidR="007C57FA" w:rsidRDefault="007C57FA" w:rsidP="00D25116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CB20C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}],</w:t>
                            </w:r>
                          </w:p>
                          <w:p w14:paraId="5EC1AD9A" w14:textId="0B2D9EA1" w:rsidR="007C57FA" w:rsidRPr="00CB20C0" w:rsidRDefault="007C57FA" w:rsidP="00A0157E">
                            <w:pPr>
                              <w:ind w:left="720" w:firstLine="720"/>
                              <w:rPr>
                                <w:ins w:id="113" w:author="Author"/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ins w:id="114" w:author="Author">
                              <w:r w:rsidRPr="00D25116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documen</w:t>
                              </w:r>
                              <w:r w:rsidRPr="00D25116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ts": [{"</w:t>
                              </w:r>
                              <w:r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docum</w:t>
                              </w:r>
                              <w:r w:rsidRPr="00D25116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entId": </w:t>
                              </w:r>
                              <w:r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string</w:t>
                              </w:r>
                              <w:r w:rsidRPr="00D25116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CB20C0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}]</w:t>
                              </w:r>
                              <w:r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,</w:t>
                              </w:r>
                            </w:ins>
                          </w:p>
                          <w:p w14:paraId="6B0356E9" w14:textId="7EDCA1FA" w:rsidR="007C57FA" w:rsidRPr="00CB20C0" w:rsidRDefault="007C57FA" w:rsidP="00D25116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D2511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"attachments": [{"attachmentId": </w:t>
                            </w:r>
                            <w:del w:id="115" w:author="Author">
                              <w:r w:rsidRPr="00D25116" w:rsidDel="00A0157E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delText xml:space="preserve">guid </w:delText>
                              </w:r>
                            </w:del>
                            <w:ins w:id="116" w:author="Author">
                              <w:r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string</w:t>
                              </w:r>
                              <w:r w:rsidRPr="00D25116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ins>
                            <w:r w:rsidRPr="00CB20C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}]</w:t>
                            </w:r>
                          </w:p>
                          <w:p w14:paraId="5C07E6F7" w14:textId="5D4E8F4A" w:rsidR="007C57FA" w:rsidRPr="00E27345" w:rsidRDefault="007C57FA" w:rsidP="00CB20C0">
                            <w:pPr>
                              <w:spacing w:after="0" w:line="240" w:lineRule="auto"/>
                              <w:ind w:firstLine="72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FA2582C" w14:textId="77777777" w:rsidR="007C57FA" w:rsidRPr="00F94B6E" w:rsidRDefault="007C57FA" w:rsidP="00CB20C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2734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2E343" id="_x0000_s1028" type="#_x0000_t202" style="position:absolute;margin-left:-3pt;margin-top:9.55pt;width:428.2pt;height:279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">
                <v:textbox>
                  <w:txbxContent>
                    <w:p w14:paraId="36DDFFF3" w14:textId="77777777" w:rsidR="007C57FA" w:rsidRPr="00E27345" w:rsidRDefault="007C57FA" w:rsidP="00CB20C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{</w:t>
                      </w:r>
                    </w:p>
                    <w:p w14:paraId="7DB0E71D" w14:textId="266CCA8C" w:rsidR="007C57FA" w:rsidRPr="00E27345" w:rsidRDefault="007C57FA" w:rsidP="00CB20C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"operation": "</w:t>
                      </w:r>
                      <w:r w:rsidRPr="001E323F">
                        <w:t xml:space="preserve"> </w:t>
                      </w:r>
                      <w:r w:rsidRPr="00A078BF">
                        <w:t>Envelope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</w:t>
                      </w:r>
                    </w:p>
                    <w:p w14:paraId="069F3B93" w14:textId="77777777" w:rsidR="007C57FA" w:rsidRPr="00E27345" w:rsidRDefault="007C57FA" w:rsidP="00CB20C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"meta": {</w:t>
                      </w:r>
                    </w:p>
                    <w:p w14:paraId="25BD2995" w14:textId="77777777" w:rsidR="007C57FA" w:rsidRPr="00E27345" w:rsidRDefault="007C57FA" w:rsidP="00CB20C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"status": 200,</w:t>
                      </w:r>
                    </w:p>
                    <w:p w14:paraId="64F0EEED" w14:textId="77777777" w:rsidR="007C57FA" w:rsidRPr="00E27345" w:rsidRDefault="007C57FA" w:rsidP="00CB20C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"exception": {</w:t>
                      </w:r>
                    </w:p>
                    <w:p w14:paraId="0A0AE3FA" w14:textId="77777777" w:rsidR="007C57FA" w:rsidRPr="00E27345" w:rsidRDefault="007C57FA" w:rsidP="00CB20C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"message": "",</w:t>
                      </w:r>
                    </w:p>
                    <w:p w14:paraId="5ED8942F" w14:textId="77777777" w:rsidR="007C57FA" w:rsidRPr="00E27345" w:rsidRDefault="007C57FA" w:rsidP="00CB20C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"stacktrace": ""</w:t>
                      </w:r>
                    </w:p>
                    <w:p w14:paraId="35B9A8EA" w14:textId="77777777" w:rsidR="007C57FA" w:rsidRPr="00E27345" w:rsidRDefault="007C57FA" w:rsidP="00CB20C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2E91EAAE" w14:textId="77777777" w:rsidR="007C57FA" w:rsidRPr="00E27345" w:rsidRDefault="007C57FA" w:rsidP="00CB20C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},</w:t>
                      </w:r>
                    </w:p>
                    <w:p w14:paraId="2EE4EE9A" w14:textId="6A2301C6" w:rsidR="007C57FA" w:rsidRDefault="007C57FA" w:rsidP="00CB20C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"result" : {</w:t>
                      </w:r>
                    </w:p>
                    <w:p w14:paraId="5901783F" w14:textId="4F153F97" w:rsidR="007C57FA" w:rsidRDefault="007C57FA" w:rsidP="00CB20C0">
                      <w:pPr>
                        <w:pStyle w:val="ListParagraph"/>
                        <w:ind w:firstLine="72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  <w:r w:rsidRPr="00CB20C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envelopeId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  <w:r w:rsidRPr="00CB20C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: guid,</w:t>
                      </w:r>
                    </w:p>
                    <w:p w14:paraId="7D355214" w14:textId="2102501D" w:rsidR="007C57FA" w:rsidRDefault="007C57FA" w:rsidP="00CB20C0">
                      <w:pPr>
                        <w:pStyle w:val="ListParagraph"/>
                        <w:ind w:firstLine="72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"status": string</w:t>
                      </w:r>
                      <w:r w:rsidRPr="00CB20C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</w:t>
                      </w:r>
                    </w:p>
                    <w:p w14:paraId="70C81D48" w14:textId="4BE0A2F1" w:rsidR="007C57FA" w:rsidRPr="00CB20C0" w:rsidRDefault="007C57FA" w:rsidP="00CB20C0">
                      <w:pPr>
                        <w:pStyle w:val="ListParagraph"/>
                        <w:ind w:firstLine="72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"templateName": string</w:t>
                      </w:r>
                      <w:r w:rsidRPr="00CB20C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</w:t>
                      </w:r>
                    </w:p>
                    <w:p w14:paraId="286EE7D3" w14:textId="7BB65C5B" w:rsidR="007C57FA" w:rsidRPr="00CB20C0" w:rsidRDefault="007C57FA" w:rsidP="00CB20C0">
                      <w:pPr>
                        <w:pStyle w:val="ListParagraph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"form_data"</w:t>
                      </w:r>
                      <w:r w:rsidRPr="00CB20C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: [{</w:t>
                      </w:r>
                    </w:p>
                    <w:p w14:paraId="41C04273" w14:textId="5F99829A" w:rsidR="007C57FA" w:rsidRPr="00CB20C0" w:rsidRDefault="007C57FA" w:rsidP="00CB20C0">
                      <w:pPr>
                        <w:pStyle w:val="ListParagraph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"name"</w:t>
                      </w:r>
                      <w:r w:rsidRPr="00CB20C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: string,</w:t>
                      </w:r>
                    </w:p>
                    <w:p w14:paraId="07C2037B" w14:textId="2AA96AF2" w:rsidR="007C57FA" w:rsidRPr="00CB20C0" w:rsidRDefault="007C57FA" w:rsidP="00CB20C0">
                      <w:pPr>
                        <w:pStyle w:val="ListParagraph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ab/>
                        <w:t>"value"</w:t>
                      </w:r>
                      <w:r w:rsidRPr="00CB20C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: string </w:t>
                      </w:r>
                    </w:p>
                    <w:p w14:paraId="3461F0B0" w14:textId="77777777" w:rsidR="007C57FA" w:rsidRDefault="007C57FA" w:rsidP="00D25116">
                      <w:pPr>
                        <w:ind w:left="720" w:firstLine="72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CB20C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}],</w:t>
                      </w:r>
                    </w:p>
                    <w:p w14:paraId="5EC1AD9A" w14:textId="0B2D9EA1" w:rsidR="007C57FA" w:rsidRPr="00CB20C0" w:rsidRDefault="007C57FA" w:rsidP="00A0157E">
                      <w:pPr>
                        <w:ind w:left="720" w:firstLine="720"/>
                        <w:rPr>
                          <w:ins w:id="104" w:author="Author"/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ins w:id="105" w:author="Author">
                        <w:r w:rsidRPr="00D25116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documen</w:t>
                        </w:r>
                        <w:r w:rsidRPr="00D25116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ts": [{"</w:t>
                        </w:r>
                        <w:r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docum</w:t>
                        </w:r>
                        <w:r w:rsidRPr="00D25116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entId": </w:t>
                        </w:r>
                        <w:r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string</w:t>
                        </w:r>
                        <w:r w:rsidRPr="00D25116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CB20C0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}]</w:t>
                        </w:r>
                        <w:r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,</w:t>
                        </w:r>
                      </w:ins>
                    </w:p>
                    <w:p w14:paraId="6B0356E9" w14:textId="7EDCA1FA" w:rsidR="007C57FA" w:rsidRPr="00CB20C0" w:rsidRDefault="007C57FA" w:rsidP="00D25116">
                      <w:pPr>
                        <w:ind w:left="720" w:firstLine="72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D2511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"attachments": [{"attachmentId": </w:t>
                      </w:r>
                      <w:del w:id="106" w:author="Author">
                        <w:r w:rsidRPr="00D25116" w:rsidDel="00A0157E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delText xml:space="preserve">guid </w:delText>
                        </w:r>
                      </w:del>
                      <w:ins w:id="107" w:author="Author">
                        <w:r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string</w:t>
                        </w:r>
                        <w:r w:rsidRPr="00D25116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</w:ins>
                      <w:r w:rsidRPr="00CB20C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}]</w:t>
                      </w:r>
                    </w:p>
                    <w:p w14:paraId="5C07E6F7" w14:textId="5D4E8F4A" w:rsidR="007C57FA" w:rsidRPr="00E27345" w:rsidRDefault="007C57FA" w:rsidP="00CB20C0">
                      <w:pPr>
                        <w:spacing w:after="0" w:line="240" w:lineRule="auto"/>
                        <w:ind w:firstLine="72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}</w:t>
                      </w:r>
                    </w:p>
                    <w:p w14:paraId="1FA2582C" w14:textId="77777777" w:rsidR="007C57FA" w:rsidRPr="00F94B6E" w:rsidRDefault="007C57FA" w:rsidP="00CB20C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2734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4B3E99" w14:textId="77777777" w:rsidR="00CB20C0" w:rsidRDefault="00CB20C0" w:rsidP="00CB20C0">
      <w:pPr>
        <w:spacing w:after="0" w:line="240" w:lineRule="auto"/>
        <w:rPr>
          <w:rFonts w:ascii="Arial" w:hAnsi="Arial" w:cs="Arial"/>
          <w:sz w:val="24"/>
        </w:rPr>
      </w:pPr>
    </w:p>
    <w:p w14:paraId="6DAD6F96" w14:textId="77777777" w:rsidR="00CB20C0" w:rsidRDefault="00CB20C0" w:rsidP="00CB20C0">
      <w:pPr>
        <w:spacing w:after="0" w:line="240" w:lineRule="auto"/>
        <w:rPr>
          <w:rFonts w:ascii="Arial" w:hAnsi="Arial" w:cs="Arial"/>
          <w:sz w:val="24"/>
        </w:rPr>
      </w:pPr>
    </w:p>
    <w:p w14:paraId="319EBF02" w14:textId="77777777" w:rsidR="00CB20C0" w:rsidRDefault="00CB20C0" w:rsidP="00CB20C0">
      <w:pPr>
        <w:spacing w:after="0" w:line="240" w:lineRule="auto"/>
        <w:rPr>
          <w:rFonts w:ascii="Arial" w:hAnsi="Arial" w:cs="Arial"/>
          <w:sz w:val="24"/>
        </w:rPr>
      </w:pPr>
    </w:p>
    <w:p w14:paraId="321290C3" w14:textId="77777777" w:rsidR="00CB20C0" w:rsidRDefault="00CB20C0" w:rsidP="00CB20C0">
      <w:pPr>
        <w:spacing w:after="0" w:line="240" w:lineRule="auto"/>
        <w:rPr>
          <w:rFonts w:ascii="Arial" w:hAnsi="Arial" w:cs="Arial"/>
          <w:sz w:val="24"/>
        </w:rPr>
      </w:pPr>
    </w:p>
    <w:p w14:paraId="0D4844F0" w14:textId="77777777" w:rsidR="00CB20C0" w:rsidRDefault="00CB20C0" w:rsidP="00CB20C0">
      <w:pPr>
        <w:spacing w:after="0" w:line="240" w:lineRule="auto"/>
        <w:rPr>
          <w:rFonts w:ascii="Arial" w:hAnsi="Arial" w:cs="Arial"/>
          <w:sz w:val="24"/>
        </w:rPr>
      </w:pPr>
    </w:p>
    <w:p w14:paraId="2889523A" w14:textId="77777777" w:rsidR="00CB20C0" w:rsidRDefault="00CB20C0" w:rsidP="00CB20C0">
      <w:pPr>
        <w:spacing w:after="0" w:line="240" w:lineRule="auto"/>
        <w:rPr>
          <w:rFonts w:ascii="Arial" w:hAnsi="Arial" w:cs="Arial"/>
          <w:sz w:val="24"/>
        </w:rPr>
      </w:pPr>
    </w:p>
    <w:p w14:paraId="372446E6" w14:textId="77777777" w:rsidR="00CB20C0" w:rsidRDefault="00CB20C0" w:rsidP="00CB20C0">
      <w:pPr>
        <w:spacing w:after="0" w:line="240" w:lineRule="auto"/>
        <w:rPr>
          <w:rFonts w:ascii="Arial" w:hAnsi="Arial" w:cs="Arial"/>
          <w:sz w:val="24"/>
        </w:rPr>
      </w:pPr>
    </w:p>
    <w:p w14:paraId="05C0B881" w14:textId="77777777" w:rsidR="00CB20C0" w:rsidRDefault="00CB20C0" w:rsidP="00CB20C0">
      <w:pPr>
        <w:spacing w:after="0" w:line="240" w:lineRule="auto"/>
        <w:rPr>
          <w:rFonts w:ascii="Arial" w:hAnsi="Arial" w:cs="Arial"/>
          <w:sz w:val="24"/>
        </w:rPr>
      </w:pPr>
    </w:p>
    <w:p w14:paraId="0D986A49" w14:textId="77777777" w:rsidR="00CB20C0" w:rsidRDefault="00CB20C0" w:rsidP="00CB20C0">
      <w:pPr>
        <w:pStyle w:val="ListParagraph"/>
        <w:ind w:left="2160"/>
      </w:pPr>
    </w:p>
    <w:p w14:paraId="0BA21385" w14:textId="77777777" w:rsidR="00CB20C0" w:rsidRDefault="00CB20C0" w:rsidP="00D25116">
      <w:pPr>
        <w:pStyle w:val="ListParagraph"/>
        <w:ind w:left="2160"/>
      </w:pPr>
    </w:p>
    <w:p w14:paraId="04F627C7" w14:textId="4BE3E873" w:rsidR="00CB20C0" w:rsidRDefault="00CB20C0" w:rsidP="00CB20C0">
      <w:pPr>
        <w:pStyle w:val="ListParagraph"/>
      </w:pPr>
    </w:p>
    <w:p w14:paraId="01595F1E" w14:textId="2A02A657" w:rsidR="00D25116" w:rsidRDefault="00D25116" w:rsidP="00CB20C0">
      <w:pPr>
        <w:pStyle w:val="ListParagraph"/>
      </w:pPr>
    </w:p>
    <w:p w14:paraId="42B42109" w14:textId="470E2B61" w:rsidR="00D25116" w:rsidRDefault="00D25116" w:rsidP="00CB20C0">
      <w:pPr>
        <w:pStyle w:val="ListParagraph"/>
      </w:pPr>
    </w:p>
    <w:p w14:paraId="05A2F053" w14:textId="67B82EAC" w:rsidR="00D25116" w:rsidRDefault="00D25116" w:rsidP="00CB20C0">
      <w:pPr>
        <w:pStyle w:val="ListParagraph"/>
      </w:pPr>
    </w:p>
    <w:p w14:paraId="1FE37ABE" w14:textId="2A1F6C81" w:rsidR="00D25116" w:rsidRDefault="00D25116" w:rsidP="00CB20C0">
      <w:pPr>
        <w:pStyle w:val="ListParagraph"/>
      </w:pPr>
    </w:p>
    <w:p w14:paraId="1292495D" w14:textId="3E204E84" w:rsidR="00D25116" w:rsidRDefault="00D25116" w:rsidP="00CB20C0">
      <w:pPr>
        <w:pStyle w:val="ListParagraph"/>
      </w:pPr>
    </w:p>
    <w:p w14:paraId="78710281" w14:textId="249C6DEE" w:rsidR="00D25116" w:rsidRDefault="00D25116" w:rsidP="00CB20C0">
      <w:pPr>
        <w:pStyle w:val="ListParagraph"/>
      </w:pPr>
    </w:p>
    <w:p w14:paraId="20320C72" w14:textId="68454BEC" w:rsidR="00D25116" w:rsidRDefault="00D25116" w:rsidP="00CB20C0">
      <w:pPr>
        <w:pStyle w:val="ListParagraph"/>
      </w:pPr>
    </w:p>
    <w:p w14:paraId="78F5589C" w14:textId="77777777" w:rsidR="00D25116" w:rsidRDefault="00D25116" w:rsidP="00D25116">
      <w:r>
        <w:t>Implementation Details:</w:t>
      </w:r>
    </w:p>
    <w:p w14:paraId="754364E6" w14:textId="5557C5D9" w:rsidR="005851CB" w:rsidRDefault="005851CB" w:rsidP="005851CB">
      <w:pPr>
        <w:pStyle w:val="ListParagraph"/>
        <w:numPr>
          <w:ilvl w:val="0"/>
          <w:numId w:val="40"/>
        </w:numPr>
      </w:pPr>
      <w:r>
        <w:t xml:space="preserve">Get envelope status </w:t>
      </w:r>
      <w:r w:rsidRPr="005851CB">
        <w:t>(/restapi/v2/accounts/{accountId}/envelopes/{envelopeId}</w:t>
      </w:r>
      <w:r>
        <w:t xml:space="preserve">) </w:t>
      </w:r>
    </w:p>
    <w:p w14:paraId="796CC0E0" w14:textId="771ED7A2" w:rsidR="005851CB" w:rsidRPr="005851CB" w:rsidRDefault="005851CB" w:rsidP="005851CB">
      <w:pPr>
        <w:pStyle w:val="ListParagraph"/>
        <w:numPr>
          <w:ilvl w:val="0"/>
          <w:numId w:val="40"/>
        </w:numPr>
      </w:pPr>
      <w:r w:rsidRPr="005851CB">
        <w:t>Get templateName (/restapi/v2/accounts/{accountId}/envelopes/{envelopeId}/templates)</w:t>
      </w:r>
    </w:p>
    <w:p w14:paraId="7260B7F6" w14:textId="571ACEC2" w:rsidR="00CB20C0" w:rsidRDefault="00CB20C0" w:rsidP="005851CB">
      <w:pPr>
        <w:pStyle w:val="ListParagraph"/>
        <w:numPr>
          <w:ilvl w:val="0"/>
          <w:numId w:val="40"/>
        </w:numPr>
      </w:pPr>
      <w:r>
        <w:t>Get form data (</w:t>
      </w:r>
      <w:r w:rsidRPr="003A342A">
        <w:t>/restapi/v2/accounts/</w:t>
      </w:r>
      <w:r>
        <w:t>{accountId}</w:t>
      </w:r>
      <w:r w:rsidRPr="003A342A">
        <w:t>/envelopes/</w:t>
      </w:r>
      <w:r>
        <w:t>{envelopeId}</w:t>
      </w:r>
      <w:r w:rsidRPr="003A342A">
        <w:t>/</w:t>
      </w:r>
      <w:r>
        <w:t>form_data) and fill corresponding form_data section of the data array</w:t>
      </w:r>
    </w:p>
    <w:p w14:paraId="037E3AD4" w14:textId="2D00ACF8" w:rsidR="00CB20C0" w:rsidRDefault="00CB20C0" w:rsidP="00D25116">
      <w:pPr>
        <w:pStyle w:val="ListParagraph"/>
        <w:numPr>
          <w:ilvl w:val="0"/>
          <w:numId w:val="40"/>
        </w:numPr>
        <w:rPr>
          <w:ins w:id="117" w:author="Author"/>
        </w:rPr>
      </w:pPr>
      <w:r>
        <w:t xml:space="preserve">Get </w:t>
      </w:r>
      <w:del w:id="118" w:author="Author">
        <w:r w:rsidDel="00A0157E">
          <w:delText xml:space="preserve">attachment </w:delText>
        </w:r>
      </w:del>
      <w:ins w:id="119" w:author="Author">
        <w:r w:rsidR="00A0157E">
          <w:t xml:space="preserve">documents </w:t>
        </w:r>
      </w:ins>
      <w:r>
        <w:t>list for this envelope (</w:t>
      </w:r>
      <w:r w:rsidRPr="007C375B">
        <w:t>/</w:t>
      </w:r>
      <w:r w:rsidRPr="003A342A">
        <w:t>restapi/</w:t>
      </w:r>
      <w:r w:rsidRPr="007C375B">
        <w:t>v2/accounts/{accountId}/envelopes/{envelopeId}/</w:t>
      </w:r>
      <w:del w:id="120" w:author="Author">
        <w:r w:rsidRPr="007C375B" w:rsidDel="00A0157E">
          <w:delText>attachments</w:delText>
        </w:r>
      </w:del>
      <w:ins w:id="121" w:author="Author">
        <w:r w:rsidR="00A0157E">
          <w:t>documents</w:t>
        </w:r>
      </w:ins>
      <w:r>
        <w:t>)</w:t>
      </w:r>
      <w:del w:id="122" w:author="Author">
        <w:r w:rsidDel="00A0157E">
          <w:delText xml:space="preserve"> and fill corresponding attachments section of the data array</w:delText>
        </w:r>
      </w:del>
      <w:ins w:id="123" w:author="Author">
        <w:r w:rsidR="00A0157E">
          <w:t>. This list will be used to fill in 2 arrays:</w:t>
        </w:r>
      </w:ins>
    </w:p>
    <w:p w14:paraId="0DF872C0" w14:textId="5D12C29D" w:rsidR="00A0157E" w:rsidRDefault="00A0157E">
      <w:pPr>
        <w:pStyle w:val="ListParagraph"/>
        <w:numPr>
          <w:ilvl w:val="1"/>
          <w:numId w:val="40"/>
        </w:numPr>
        <w:rPr>
          <w:ins w:id="124" w:author="Author"/>
        </w:rPr>
        <w:pPrChange w:id="125" w:author="Author">
          <w:pPr>
            <w:pStyle w:val="ListParagraph"/>
            <w:numPr>
              <w:numId w:val="40"/>
            </w:numPr>
            <w:ind w:hanging="360"/>
          </w:pPr>
        </w:pPrChange>
      </w:pPr>
      <w:ins w:id="126" w:author="Author">
        <w:r>
          <w:t>Documents – filter the list by type = “content” and no attachmentTabId field available</w:t>
        </w:r>
      </w:ins>
    </w:p>
    <w:p w14:paraId="33C0FBC5" w14:textId="58646424" w:rsidR="00A0157E" w:rsidRDefault="00A0157E">
      <w:pPr>
        <w:pStyle w:val="ListParagraph"/>
        <w:numPr>
          <w:ilvl w:val="1"/>
          <w:numId w:val="40"/>
        </w:numPr>
        <w:pPrChange w:id="127" w:author="Author">
          <w:pPr>
            <w:pStyle w:val="ListParagraph"/>
            <w:numPr>
              <w:numId w:val="40"/>
            </w:numPr>
            <w:ind w:hanging="360"/>
          </w:pPr>
        </w:pPrChange>
      </w:pPr>
      <w:ins w:id="128" w:author="Author">
        <w:r>
          <w:lastRenderedPageBreak/>
          <w:t>Attachments– filter the list by type = “content” and attachmentTabId field set to some value</w:t>
        </w:r>
      </w:ins>
    </w:p>
    <w:p w14:paraId="1D6F4C0E" w14:textId="4AD02B00" w:rsidR="0007060D" w:rsidRDefault="0007060D" w:rsidP="00D71FA3"/>
    <w:p w14:paraId="61ACB76F" w14:textId="2B27A6E3" w:rsidR="00ED3BC1" w:rsidRDefault="0064413A" w:rsidP="00ED3BC1">
      <w:pPr>
        <w:pStyle w:val="Heading1"/>
        <w:keepLines w:val="0"/>
        <w:pBdr>
          <w:top w:val="single" w:sz="18" w:space="1" w:color="auto"/>
        </w:pBdr>
        <w:tabs>
          <w:tab w:val="clear" w:pos="432"/>
        </w:tabs>
        <w:spacing w:before="142" w:after="113" w:line="240" w:lineRule="auto"/>
        <w:ind w:left="0" w:firstLine="0"/>
        <w:rPr>
          <w:rFonts w:ascii="Arial" w:hAnsi="Arial" w:cs="Arial"/>
          <w:sz w:val="24"/>
        </w:rPr>
      </w:pPr>
      <w:bookmarkStart w:id="129" w:name="_Toc503874131"/>
      <w:r>
        <w:rPr>
          <w:rFonts w:ascii="Arial" w:hAnsi="Arial" w:cs="Arial"/>
          <w:sz w:val="24"/>
        </w:rPr>
        <w:t>Download</w:t>
      </w:r>
      <w:r w:rsidR="00ED3BC1">
        <w:rPr>
          <w:rFonts w:ascii="Arial" w:hAnsi="Arial" w:cs="Arial"/>
          <w:sz w:val="24"/>
        </w:rPr>
        <w:t xml:space="preserve"> </w:t>
      </w:r>
      <w:ins w:id="130" w:author="Author">
        <w:r w:rsidR="00A0157E">
          <w:rPr>
            <w:rFonts w:ascii="Arial" w:hAnsi="Arial" w:cs="Arial"/>
            <w:sz w:val="24"/>
          </w:rPr>
          <w:t xml:space="preserve">all </w:t>
        </w:r>
      </w:ins>
      <w:r w:rsidR="00ED3BC1">
        <w:rPr>
          <w:rFonts w:ascii="Arial" w:hAnsi="Arial" w:cs="Arial"/>
          <w:sz w:val="24"/>
        </w:rPr>
        <w:t>envelope documents as a single document</w:t>
      </w:r>
      <w:bookmarkEnd w:id="129"/>
    </w:p>
    <w:p w14:paraId="4803C16B" w14:textId="77777777" w:rsidR="00ED3BC1" w:rsidRPr="00D30A24" w:rsidRDefault="00ED3BC1" w:rsidP="00ED3BC1">
      <w:pPr>
        <w:spacing w:after="120"/>
      </w:pPr>
      <w:r>
        <w:t>Request:</w:t>
      </w:r>
    </w:p>
    <w:p w14:paraId="531FEF4D" w14:textId="3753766C" w:rsidR="00ED3BC1" w:rsidRDefault="00ED3BC1" w:rsidP="00ED3BC1">
      <w:pPr>
        <w:spacing w:after="120"/>
      </w:pPr>
      <w:r>
        <w:t xml:space="preserve">GET </w:t>
      </w:r>
      <w:r w:rsidRPr="0037765C">
        <w:t>https://muledevx.safetynational.net/docusignservice/api/envelope</w:t>
      </w:r>
      <w:r>
        <w:t>s/{envelopeId}/</w:t>
      </w:r>
      <w:ins w:id="131" w:author="Author">
        <w:r w:rsidR="00A0157E">
          <w:t>combinedD</w:t>
        </w:r>
      </w:ins>
      <w:del w:id="132" w:author="Author">
        <w:r w:rsidDel="00A0157E">
          <w:delText>d</w:delText>
        </w:r>
      </w:del>
      <w:r>
        <w:t>ocuments</w:t>
      </w:r>
    </w:p>
    <w:p w14:paraId="026B9CD4" w14:textId="77777777" w:rsidR="0064413A" w:rsidRPr="00DA57B7" w:rsidRDefault="0064413A" w:rsidP="0064413A">
      <w:pPr>
        <w:pStyle w:val="NoSpacing"/>
        <w:ind w:left="360" w:firstLine="360"/>
        <w:rPr>
          <w:rStyle w:val="defaultchar1"/>
          <w:rFonts w:asciiTheme="minorHAnsi" w:hAnsiTheme="minorHAnsi"/>
          <w:b/>
          <w:sz w:val="20"/>
          <w:szCs w:val="20"/>
        </w:rPr>
      </w:pPr>
      <w:r w:rsidRPr="00DA57B7">
        <w:rPr>
          <w:rStyle w:val="defaultchar1"/>
          <w:rFonts w:asciiTheme="minorHAnsi" w:hAnsiTheme="minorHAnsi"/>
          <w:b/>
          <w:sz w:val="20"/>
          <w:szCs w:val="20"/>
        </w:rPr>
        <w:t>Response Headers:</w:t>
      </w:r>
    </w:p>
    <w:tbl>
      <w:tblPr>
        <w:tblStyle w:val="TableGrid"/>
        <w:tblW w:w="8005" w:type="dxa"/>
        <w:tblInd w:w="715" w:type="dxa"/>
        <w:tblLook w:val="04A0" w:firstRow="1" w:lastRow="0" w:firstColumn="1" w:lastColumn="0" w:noHBand="0" w:noVBand="1"/>
      </w:tblPr>
      <w:tblGrid>
        <w:gridCol w:w="3775"/>
        <w:gridCol w:w="4230"/>
      </w:tblGrid>
      <w:tr w:rsidR="0064413A" w:rsidRPr="00820CF5" w14:paraId="6EDD16E7" w14:textId="77777777" w:rsidTr="007C57FA">
        <w:tc>
          <w:tcPr>
            <w:tcW w:w="3775" w:type="dxa"/>
          </w:tcPr>
          <w:p w14:paraId="756C2756" w14:textId="77777777" w:rsidR="0064413A" w:rsidRPr="00820CF5" w:rsidRDefault="0064413A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Status Code</w:t>
            </w:r>
          </w:p>
        </w:tc>
        <w:tc>
          <w:tcPr>
            <w:tcW w:w="4230" w:type="dxa"/>
          </w:tcPr>
          <w:p w14:paraId="512E0E08" w14:textId="03470671" w:rsidR="0064413A" w:rsidRPr="00820CF5" w:rsidRDefault="0064413A" w:rsidP="0064413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Status Code forward from Docusign</w:t>
            </w:r>
          </w:p>
        </w:tc>
      </w:tr>
      <w:tr w:rsidR="0064413A" w:rsidRPr="00820CF5" w14:paraId="51F7A14B" w14:textId="77777777" w:rsidTr="007C57FA">
        <w:tc>
          <w:tcPr>
            <w:tcW w:w="3775" w:type="dxa"/>
          </w:tcPr>
          <w:p w14:paraId="32C49F7E" w14:textId="77777777" w:rsidR="0064413A" w:rsidRDefault="0064413A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Reason</w:t>
            </w:r>
          </w:p>
        </w:tc>
        <w:tc>
          <w:tcPr>
            <w:tcW w:w="4230" w:type="dxa"/>
          </w:tcPr>
          <w:p w14:paraId="3C277D1D" w14:textId="77777777" w:rsidR="0064413A" w:rsidRDefault="0064413A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Error Message</w:t>
            </w:r>
          </w:p>
        </w:tc>
      </w:tr>
      <w:tr w:rsidR="0064413A" w:rsidRPr="00820CF5" w14:paraId="7613047E" w14:textId="77777777" w:rsidTr="007C57FA">
        <w:tc>
          <w:tcPr>
            <w:tcW w:w="3775" w:type="dxa"/>
          </w:tcPr>
          <w:p w14:paraId="23F39955" w14:textId="77777777" w:rsidR="0064413A" w:rsidRDefault="0064413A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Content-Type</w:t>
            </w:r>
          </w:p>
        </w:tc>
        <w:tc>
          <w:tcPr>
            <w:tcW w:w="4230" w:type="dxa"/>
          </w:tcPr>
          <w:p w14:paraId="534E189C" w14:textId="2C321504" w:rsidR="0064413A" w:rsidRDefault="0064413A" w:rsidP="005851CB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Application/</w:t>
            </w:r>
            <w:r w:rsidR="005851CB">
              <w:rPr>
                <w:rStyle w:val="defaultchar1"/>
                <w:rFonts w:asciiTheme="minorHAnsi" w:hAnsiTheme="minorHAnsi"/>
                <w:sz w:val="20"/>
                <w:szCs w:val="20"/>
              </w:rPr>
              <w:t>pdf</w:t>
            </w:r>
          </w:p>
        </w:tc>
      </w:tr>
      <w:tr w:rsidR="0064413A" w:rsidRPr="00820CF5" w14:paraId="0F8C4091" w14:textId="77777777" w:rsidTr="007C57FA">
        <w:tc>
          <w:tcPr>
            <w:tcW w:w="3775" w:type="dxa"/>
          </w:tcPr>
          <w:p w14:paraId="52A03E39" w14:textId="77777777" w:rsidR="0064413A" w:rsidRDefault="0064413A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Content-Disposition</w:t>
            </w:r>
          </w:p>
        </w:tc>
        <w:tc>
          <w:tcPr>
            <w:tcW w:w="4230" w:type="dxa"/>
          </w:tcPr>
          <w:p w14:paraId="687FF2A3" w14:textId="77777777" w:rsidR="0064413A" w:rsidRDefault="0064413A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attachment; filename={filename.ext}</w:t>
            </w:r>
          </w:p>
        </w:tc>
      </w:tr>
    </w:tbl>
    <w:p w14:paraId="1580063C" w14:textId="77777777" w:rsidR="0064413A" w:rsidRDefault="0064413A" w:rsidP="0064413A">
      <w:pPr>
        <w:pStyle w:val="NoSpacing"/>
        <w:ind w:left="360" w:firstLine="360"/>
        <w:rPr>
          <w:rStyle w:val="defaultchar1"/>
          <w:rFonts w:asciiTheme="minorHAnsi" w:hAnsiTheme="minorHAnsi"/>
          <w:sz w:val="20"/>
          <w:szCs w:val="20"/>
        </w:rPr>
      </w:pPr>
    </w:p>
    <w:p w14:paraId="6B7BFAD8" w14:textId="77777777" w:rsidR="0064413A" w:rsidRDefault="0064413A" w:rsidP="0064413A">
      <w:pPr>
        <w:pStyle w:val="NoSpacing"/>
        <w:ind w:left="720"/>
      </w:pPr>
      <w:r w:rsidRPr="00FE327C">
        <w:rPr>
          <w:b/>
        </w:rPr>
        <w:t>Response Body</w:t>
      </w:r>
      <w:r>
        <w:t>:</w:t>
      </w:r>
    </w:p>
    <w:p w14:paraId="0E532283" w14:textId="77777777" w:rsidR="0064413A" w:rsidRDefault="0064413A" w:rsidP="0064413A">
      <w:pPr>
        <w:pStyle w:val="NoSpacing"/>
        <w:ind w:left="720"/>
      </w:pPr>
      <w:r>
        <w:t>Byte stream of the file content.</w:t>
      </w:r>
    </w:p>
    <w:p w14:paraId="0A5F9389" w14:textId="77777777" w:rsidR="00ED3BC1" w:rsidRDefault="00ED3BC1" w:rsidP="00D71FA3"/>
    <w:p w14:paraId="09BF62D0" w14:textId="40BB3288" w:rsidR="00D71FA3" w:rsidRDefault="0064413A" w:rsidP="00D71FA3">
      <w:r>
        <w:t xml:space="preserve">This api will forward the request to the DocuSign endpoint </w:t>
      </w:r>
      <w:r w:rsidR="000C0D97" w:rsidRPr="000C0D97">
        <w:t>(/restapi/v2/accounts/{accountId}/envelopes/{envelopeId}/documents/</w:t>
      </w:r>
      <w:r w:rsidR="00ED3BC1">
        <w:t>combined</w:t>
      </w:r>
    </w:p>
    <w:p w14:paraId="0A4FA956" w14:textId="22735B25" w:rsidR="0064413A" w:rsidRDefault="0064413A" w:rsidP="0064413A">
      <w:pPr>
        <w:pStyle w:val="Heading1"/>
        <w:keepLines w:val="0"/>
        <w:pBdr>
          <w:top w:val="single" w:sz="18" w:space="1" w:color="auto"/>
        </w:pBdr>
        <w:tabs>
          <w:tab w:val="clear" w:pos="432"/>
        </w:tabs>
        <w:spacing w:before="142" w:after="113" w:line="240" w:lineRule="auto"/>
        <w:ind w:left="0" w:firstLine="0"/>
        <w:rPr>
          <w:rFonts w:ascii="Arial" w:hAnsi="Arial" w:cs="Arial"/>
          <w:sz w:val="24"/>
        </w:rPr>
      </w:pPr>
      <w:bookmarkStart w:id="133" w:name="_Toc503874132"/>
      <w:r>
        <w:rPr>
          <w:rFonts w:ascii="Arial" w:hAnsi="Arial" w:cs="Arial"/>
          <w:sz w:val="24"/>
        </w:rPr>
        <w:t xml:space="preserve">Download </w:t>
      </w:r>
      <w:del w:id="134" w:author="Author">
        <w:r w:rsidDel="00A0157E">
          <w:rPr>
            <w:rFonts w:ascii="Arial" w:hAnsi="Arial" w:cs="Arial"/>
            <w:sz w:val="24"/>
          </w:rPr>
          <w:delText xml:space="preserve">attachment </w:delText>
        </w:r>
      </w:del>
      <w:ins w:id="135" w:author="Author">
        <w:r w:rsidR="00A0157E">
          <w:rPr>
            <w:rFonts w:ascii="Arial" w:hAnsi="Arial" w:cs="Arial"/>
            <w:sz w:val="24"/>
          </w:rPr>
          <w:t xml:space="preserve">single document </w:t>
        </w:r>
      </w:ins>
      <w:r>
        <w:rPr>
          <w:rFonts w:ascii="Arial" w:hAnsi="Arial" w:cs="Arial"/>
          <w:sz w:val="24"/>
        </w:rPr>
        <w:t>content</w:t>
      </w:r>
      <w:ins w:id="136" w:author="Author">
        <w:r w:rsidR="00F60118">
          <w:rPr>
            <w:rFonts w:ascii="Arial" w:hAnsi="Arial" w:cs="Arial"/>
            <w:sz w:val="24"/>
          </w:rPr>
          <w:t xml:space="preserve"> (form itself or attachment)</w:t>
        </w:r>
      </w:ins>
      <w:bookmarkEnd w:id="133"/>
    </w:p>
    <w:p w14:paraId="05D96281" w14:textId="77777777" w:rsidR="006E6059" w:rsidRPr="00D30A24" w:rsidRDefault="006E6059" w:rsidP="006E6059">
      <w:pPr>
        <w:spacing w:after="120"/>
      </w:pPr>
      <w:r>
        <w:t>Request:</w:t>
      </w:r>
    </w:p>
    <w:p w14:paraId="7FA492C0" w14:textId="57382444" w:rsidR="006E6059" w:rsidRDefault="006E6059" w:rsidP="006E6059">
      <w:pPr>
        <w:spacing w:after="120"/>
      </w:pPr>
      <w:r>
        <w:t xml:space="preserve">GET </w:t>
      </w:r>
      <w:r w:rsidRPr="0037765C">
        <w:t>https://muledevx.safetynational.net/docusignservice/api/envelope</w:t>
      </w:r>
      <w:r>
        <w:t>s/{envelopeId}/</w:t>
      </w:r>
      <w:del w:id="137" w:author="Author">
        <w:r w:rsidDel="00F60118">
          <w:delText>attachments</w:delText>
        </w:r>
      </w:del>
      <w:ins w:id="138" w:author="Author">
        <w:r w:rsidR="00F60118">
          <w:t>documents</w:t>
        </w:r>
      </w:ins>
      <w:r>
        <w:t>/{</w:t>
      </w:r>
      <w:del w:id="139" w:author="Author">
        <w:r w:rsidDel="00F60118">
          <w:delText>attachmentId</w:delText>
        </w:r>
      </w:del>
      <w:ins w:id="140" w:author="Author">
        <w:r w:rsidR="00F60118">
          <w:t>documentId</w:t>
        </w:r>
      </w:ins>
      <w:r>
        <w:t>}</w:t>
      </w:r>
    </w:p>
    <w:p w14:paraId="679ED02D" w14:textId="77777777" w:rsidR="006E6059" w:rsidRPr="00DA57B7" w:rsidRDefault="006E6059" w:rsidP="006E6059">
      <w:pPr>
        <w:pStyle w:val="NoSpacing"/>
        <w:ind w:left="360" w:firstLine="360"/>
        <w:rPr>
          <w:rStyle w:val="defaultchar1"/>
          <w:rFonts w:asciiTheme="minorHAnsi" w:hAnsiTheme="minorHAnsi"/>
          <w:b/>
          <w:sz w:val="20"/>
          <w:szCs w:val="20"/>
        </w:rPr>
      </w:pPr>
      <w:r w:rsidRPr="00DA57B7">
        <w:rPr>
          <w:rStyle w:val="defaultchar1"/>
          <w:rFonts w:asciiTheme="minorHAnsi" w:hAnsiTheme="minorHAnsi"/>
          <w:b/>
          <w:sz w:val="20"/>
          <w:szCs w:val="20"/>
        </w:rPr>
        <w:t>Response Headers:</w:t>
      </w:r>
    </w:p>
    <w:tbl>
      <w:tblPr>
        <w:tblStyle w:val="TableGrid"/>
        <w:tblW w:w="8005" w:type="dxa"/>
        <w:tblInd w:w="715" w:type="dxa"/>
        <w:tblLook w:val="04A0" w:firstRow="1" w:lastRow="0" w:firstColumn="1" w:lastColumn="0" w:noHBand="0" w:noVBand="1"/>
      </w:tblPr>
      <w:tblGrid>
        <w:gridCol w:w="3775"/>
        <w:gridCol w:w="4230"/>
      </w:tblGrid>
      <w:tr w:rsidR="006E6059" w:rsidRPr="00820CF5" w14:paraId="2B4BAFC2" w14:textId="77777777" w:rsidTr="007C57FA">
        <w:tc>
          <w:tcPr>
            <w:tcW w:w="3775" w:type="dxa"/>
          </w:tcPr>
          <w:p w14:paraId="52A53513" w14:textId="77777777" w:rsidR="006E6059" w:rsidRPr="00820CF5" w:rsidRDefault="006E6059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Status Code</w:t>
            </w:r>
          </w:p>
        </w:tc>
        <w:tc>
          <w:tcPr>
            <w:tcW w:w="4230" w:type="dxa"/>
          </w:tcPr>
          <w:p w14:paraId="26F1F4DE" w14:textId="77777777" w:rsidR="006E6059" w:rsidRPr="00820CF5" w:rsidRDefault="006E6059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Status Code forward from Docusign</w:t>
            </w:r>
          </w:p>
        </w:tc>
      </w:tr>
      <w:tr w:rsidR="006E6059" w:rsidRPr="00820CF5" w14:paraId="4F1A5D59" w14:textId="77777777" w:rsidTr="007C57FA">
        <w:tc>
          <w:tcPr>
            <w:tcW w:w="3775" w:type="dxa"/>
          </w:tcPr>
          <w:p w14:paraId="11A2676B" w14:textId="77777777" w:rsidR="006E6059" w:rsidRDefault="006E6059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Reason</w:t>
            </w:r>
          </w:p>
        </w:tc>
        <w:tc>
          <w:tcPr>
            <w:tcW w:w="4230" w:type="dxa"/>
          </w:tcPr>
          <w:p w14:paraId="1E66215B" w14:textId="77777777" w:rsidR="006E6059" w:rsidRDefault="006E6059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Error Message</w:t>
            </w:r>
          </w:p>
        </w:tc>
      </w:tr>
      <w:tr w:rsidR="006E6059" w:rsidRPr="00820CF5" w14:paraId="68EBEFD6" w14:textId="77777777" w:rsidTr="007C57FA">
        <w:tc>
          <w:tcPr>
            <w:tcW w:w="3775" w:type="dxa"/>
          </w:tcPr>
          <w:p w14:paraId="417C0F80" w14:textId="77777777" w:rsidR="006E6059" w:rsidRDefault="006E6059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Content-Type</w:t>
            </w:r>
          </w:p>
        </w:tc>
        <w:tc>
          <w:tcPr>
            <w:tcW w:w="4230" w:type="dxa"/>
          </w:tcPr>
          <w:p w14:paraId="4F6B781E" w14:textId="66810B37" w:rsidR="006E6059" w:rsidRDefault="006E6059" w:rsidP="005851CB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Application/</w:t>
            </w:r>
            <w:r w:rsidR="005851CB">
              <w:rPr>
                <w:rStyle w:val="defaultchar1"/>
                <w:rFonts w:asciiTheme="minorHAnsi" w:hAnsiTheme="minorHAnsi"/>
                <w:sz w:val="20"/>
                <w:szCs w:val="20"/>
              </w:rPr>
              <w:t>pdf</w:t>
            </w:r>
          </w:p>
        </w:tc>
      </w:tr>
      <w:tr w:rsidR="006E6059" w:rsidRPr="00820CF5" w14:paraId="570FD4DB" w14:textId="77777777" w:rsidTr="007C57FA">
        <w:tc>
          <w:tcPr>
            <w:tcW w:w="3775" w:type="dxa"/>
          </w:tcPr>
          <w:p w14:paraId="3E5CD5E2" w14:textId="77777777" w:rsidR="006E6059" w:rsidRDefault="006E6059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Content-Disposition</w:t>
            </w:r>
          </w:p>
        </w:tc>
        <w:tc>
          <w:tcPr>
            <w:tcW w:w="4230" w:type="dxa"/>
          </w:tcPr>
          <w:p w14:paraId="0A862396" w14:textId="77777777" w:rsidR="006E6059" w:rsidRDefault="006E6059" w:rsidP="007C57FA">
            <w:pPr>
              <w:pStyle w:val="NoSpacing"/>
              <w:rPr>
                <w:rStyle w:val="defaultchar1"/>
                <w:rFonts w:asciiTheme="minorHAnsi" w:hAnsiTheme="minorHAnsi"/>
                <w:sz w:val="20"/>
                <w:szCs w:val="20"/>
              </w:rPr>
            </w:pPr>
            <w:r>
              <w:rPr>
                <w:rStyle w:val="defaultchar1"/>
                <w:rFonts w:asciiTheme="minorHAnsi" w:hAnsiTheme="minorHAnsi"/>
                <w:sz w:val="20"/>
                <w:szCs w:val="20"/>
              </w:rPr>
              <w:t>attachment; filename={filename.ext}</w:t>
            </w:r>
          </w:p>
        </w:tc>
      </w:tr>
    </w:tbl>
    <w:p w14:paraId="1565CB93" w14:textId="77777777" w:rsidR="006E6059" w:rsidRDefault="006E6059" w:rsidP="006E6059">
      <w:pPr>
        <w:pStyle w:val="NoSpacing"/>
        <w:ind w:left="360" w:firstLine="360"/>
        <w:rPr>
          <w:rStyle w:val="defaultchar1"/>
          <w:rFonts w:asciiTheme="minorHAnsi" w:hAnsiTheme="minorHAnsi"/>
          <w:sz w:val="20"/>
          <w:szCs w:val="20"/>
        </w:rPr>
      </w:pPr>
    </w:p>
    <w:p w14:paraId="7D3F7D19" w14:textId="77777777" w:rsidR="006E6059" w:rsidRDefault="006E6059" w:rsidP="006E6059">
      <w:pPr>
        <w:pStyle w:val="NoSpacing"/>
        <w:ind w:left="720"/>
      </w:pPr>
      <w:r w:rsidRPr="00FE327C">
        <w:rPr>
          <w:b/>
        </w:rPr>
        <w:t>Response Body</w:t>
      </w:r>
      <w:r>
        <w:t>:</w:t>
      </w:r>
    </w:p>
    <w:p w14:paraId="07AF18DA" w14:textId="77777777" w:rsidR="006E6059" w:rsidRDefault="006E6059" w:rsidP="006E6059">
      <w:pPr>
        <w:pStyle w:val="NoSpacing"/>
        <w:ind w:left="720"/>
      </w:pPr>
      <w:r>
        <w:t>Byte stream of the file content.</w:t>
      </w:r>
    </w:p>
    <w:p w14:paraId="635924E8" w14:textId="77777777" w:rsidR="006E6059" w:rsidRDefault="006E6059" w:rsidP="006E6059"/>
    <w:p w14:paraId="2698B387" w14:textId="77777777" w:rsidR="006C028D" w:rsidRDefault="006C028D" w:rsidP="006E6059">
      <w:pPr>
        <w:rPr>
          <w:ins w:id="141" w:author="Author"/>
        </w:rPr>
      </w:pPr>
      <w:ins w:id="142" w:author="Author">
        <w:r>
          <w:t>Implementation Details:</w:t>
        </w:r>
      </w:ins>
    </w:p>
    <w:p w14:paraId="1E902785" w14:textId="77777777" w:rsidR="006C028D" w:rsidRDefault="006C028D">
      <w:pPr>
        <w:pStyle w:val="ListParagraph"/>
        <w:numPr>
          <w:ilvl w:val="0"/>
          <w:numId w:val="40"/>
        </w:numPr>
        <w:rPr>
          <w:ins w:id="143" w:author="Author"/>
        </w:rPr>
        <w:pPrChange w:id="144" w:author="Author">
          <w:pPr/>
        </w:pPrChange>
      </w:pPr>
      <w:ins w:id="145" w:author="Author">
        <w:r>
          <w:lastRenderedPageBreak/>
          <w:t>Get document file name from (/restapi/v2/accounts/{accountId}/envelopes/{envelopeId}/documents  - envelopeDocuments[index].name</w:t>
        </w:r>
      </w:ins>
    </w:p>
    <w:p w14:paraId="0F8C21EE" w14:textId="57B95D54" w:rsidR="006C028D" w:rsidRDefault="006C028D">
      <w:pPr>
        <w:pStyle w:val="ListParagraph"/>
        <w:numPr>
          <w:ilvl w:val="0"/>
          <w:numId w:val="40"/>
        </w:numPr>
        <w:rPr>
          <w:ins w:id="146" w:author="Author"/>
        </w:rPr>
        <w:pPrChange w:id="147" w:author="Author">
          <w:pPr/>
        </w:pPrChange>
      </w:pPr>
      <w:ins w:id="148" w:author="Author">
        <w:r>
          <w:t>Construct the new file name using the file name received on the previous step - &lt;file name without extension&gt;</w:t>
        </w:r>
        <w:r w:rsidR="003004D4">
          <w:t>_</w:t>
        </w:r>
        <w:del w:id="149" w:author="Author">
          <w:r w:rsidDel="003004D4">
            <w:delText>.</w:delText>
          </w:r>
        </w:del>
        <w:r>
          <w:t>&lt;</w:t>
        </w:r>
        <w:del w:id="150" w:author="Author">
          <w:r w:rsidDel="00150667">
            <w:delText>document</w:delText>
          </w:r>
        </w:del>
        <w:r w:rsidR="00150667">
          <w:t>envelope</w:t>
        </w:r>
        <w:r>
          <w:t xml:space="preserve"> GUID&gt;.&lt;file name extension&gt;</w:t>
        </w:r>
      </w:ins>
    </w:p>
    <w:p w14:paraId="1BEFC368" w14:textId="46D23916" w:rsidR="000C0D97" w:rsidRDefault="006E6059">
      <w:pPr>
        <w:pStyle w:val="ListParagraph"/>
        <w:numPr>
          <w:ilvl w:val="0"/>
          <w:numId w:val="40"/>
        </w:numPr>
        <w:rPr>
          <w:ins w:id="151" w:author="Author"/>
        </w:rPr>
        <w:pPrChange w:id="152" w:author="Author">
          <w:pPr/>
        </w:pPrChange>
      </w:pPr>
      <w:del w:id="153" w:author="Author">
        <w:r w:rsidDel="006C028D">
          <w:delText>This api will forward the request to the</w:delText>
        </w:r>
      </w:del>
      <w:ins w:id="154" w:author="Author">
        <w:r w:rsidR="006C028D">
          <w:t xml:space="preserve"> Use</w:t>
        </w:r>
      </w:ins>
      <w:r>
        <w:t xml:space="preserve"> DocuSign endpoint </w:t>
      </w:r>
      <w:r w:rsidR="000C0D97">
        <w:t>(/restapi/v2/accounts/{accountId}/envelopes/{envelopeId}/</w:t>
      </w:r>
      <w:del w:id="155" w:author="Author">
        <w:r w:rsidR="000C0D97" w:rsidDel="00F60118">
          <w:delText>attachments</w:delText>
        </w:r>
      </w:del>
      <w:ins w:id="156" w:author="Author">
        <w:r w:rsidR="00F60118">
          <w:t>documents</w:t>
        </w:r>
      </w:ins>
      <w:r w:rsidR="000C0D97">
        <w:t>/{</w:t>
      </w:r>
      <w:del w:id="157" w:author="Author">
        <w:r w:rsidR="000C0D97" w:rsidDel="00F60118">
          <w:delText>attachmentId</w:delText>
        </w:r>
      </w:del>
      <w:ins w:id="158" w:author="Author">
        <w:r w:rsidR="00F60118">
          <w:t>documentId</w:t>
        </w:r>
      </w:ins>
      <w:r w:rsidR="000C0D97">
        <w:t>})</w:t>
      </w:r>
      <w:ins w:id="159" w:author="Author">
        <w:r w:rsidR="006C028D">
          <w:t xml:space="preserve"> to get file content and send it over using the name constructed before</w:t>
        </w:r>
      </w:ins>
    </w:p>
    <w:p w14:paraId="27E4F5C6" w14:textId="095C991F" w:rsidR="0002052D" w:rsidRDefault="0002052D" w:rsidP="0002052D">
      <w:pPr>
        <w:pStyle w:val="Heading1"/>
        <w:keepLines w:val="0"/>
        <w:pBdr>
          <w:top w:val="single" w:sz="18" w:space="1" w:color="auto"/>
        </w:pBdr>
        <w:tabs>
          <w:tab w:val="clear" w:pos="432"/>
        </w:tabs>
        <w:spacing w:before="142" w:after="113" w:line="240" w:lineRule="auto"/>
        <w:ind w:left="0" w:firstLine="0"/>
        <w:rPr>
          <w:ins w:id="160" w:author="Author"/>
          <w:rFonts w:ascii="Arial" w:hAnsi="Arial" w:cs="Arial"/>
          <w:sz w:val="24"/>
        </w:rPr>
      </w:pPr>
      <w:bookmarkStart w:id="161" w:name="_Toc503874133"/>
      <w:ins w:id="162" w:author="Author">
        <w:r>
          <w:rPr>
            <w:rFonts w:ascii="Arial" w:hAnsi="Arial" w:cs="Arial"/>
            <w:sz w:val="24"/>
          </w:rPr>
          <w:t>Approve envelope</w:t>
        </w:r>
        <w:bookmarkEnd w:id="161"/>
        <w:r>
          <w:rPr>
            <w:rFonts w:ascii="Arial" w:hAnsi="Arial" w:cs="Arial"/>
            <w:sz w:val="24"/>
          </w:rPr>
          <w:t xml:space="preserve"> </w:t>
        </w:r>
      </w:ins>
    </w:p>
    <w:p w14:paraId="15B57D55" w14:textId="77777777" w:rsidR="0002052D" w:rsidRPr="00D30A24" w:rsidRDefault="0002052D" w:rsidP="0002052D">
      <w:pPr>
        <w:spacing w:after="120"/>
        <w:rPr>
          <w:ins w:id="163" w:author="Author"/>
        </w:rPr>
      </w:pPr>
      <w:ins w:id="164" w:author="Author">
        <w:r>
          <w:t>Request:</w:t>
        </w:r>
      </w:ins>
    </w:p>
    <w:p w14:paraId="6E95D588" w14:textId="7C4D9E33" w:rsidR="0002052D" w:rsidRDefault="0002052D" w:rsidP="0002052D">
      <w:pPr>
        <w:pStyle w:val="ListParagraph"/>
        <w:rPr>
          <w:ins w:id="165" w:author="Author"/>
        </w:rPr>
      </w:pPr>
      <w:ins w:id="166" w:author="Author">
        <w:r>
          <w:t xml:space="preserve">GET </w:t>
        </w:r>
        <w:r>
          <w:fldChar w:fldCharType="begin"/>
        </w:r>
        <w:r>
          <w:instrText xml:space="preserve"> HYPERLINK "</w:instrText>
        </w:r>
        <w:r w:rsidRPr="0037765C">
          <w:instrText>https://muledevx.safetynational.net/docusignservice/api/envelope</w:instrText>
        </w:r>
        <w:r>
          <w:instrText xml:space="preserve">/{envelopeId}/approve" </w:instrText>
        </w:r>
        <w:r>
          <w:fldChar w:fldCharType="separate"/>
        </w:r>
        <w:r w:rsidRPr="00C06202">
          <w:rPr>
            <w:rStyle w:val="Hyperlink"/>
          </w:rPr>
          <w:t>https://muledevx.safetynational.net/docusignservice/api/envelope/{envelopeId}/approve</w:t>
        </w:r>
        <w:r>
          <w:fldChar w:fldCharType="end"/>
        </w:r>
      </w:ins>
    </w:p>
    <w:p w14:paraId="02F6ACA0" w14:textId="77777777" w:rsidR="0002052D" w:rsidRDefault="0002052D" w:rsidP="0002052D">
      <w:pPr>
        <w:pStyle w:val="ListParagraph"/>
        <w:rPr>
          <w:ins w:id="167" w:author="Author"/>
        </w:rPr>
      </w:pPr>
    </w:p>
    <w:p w14:paraId="4EEE8909" w14:textId="77777777" w:rsidR="0002052D" w:rsidRDefault="0002052D" w:rsidP="0002052D">
      <w:pPr>
        <w:spacing w:after="0"/>
        <w:rPr>
          <w:ins w:id="168" w:author="Author"/>
        </w:rPr>
      </w:pPr>
      <w:ins w:id="169" w:author="Author">
        <w:r>
          <w:t>Response Body:</w:t>
        </w:r>
      </w:ins>
    </w:p>
    <w:p w14:paraId="300C0273" w14:textId="77777777" w:rsidR="0002052D" w:rsidRDefault="0002052D" w:rsidP="0002052D">
      <w:pPr>
        <w:rPr>
          <w:ins w:id="170" w:author="Author"/>
        </w:rPr>
      </w:pPr>
      <w:ins w:id="171" w:author="Author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87936" behindDoc="0" locked="0" layoutInCell="1" allowOverlap="1" wp14:anchorId="123263D2" wp14:editId="322C29F6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119380</wp:posOffset>
                  </wp:positionV>
                  <wp:extent cx="5438140" cy="1858010"/>
                  <wp:effectExtent l="0" t="0" r="10160" b="27940"/>
                  <wp:wrapSquare wrapText="bothSides"/>
                  <wp:docPr id="5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38140" cy="18580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E93EC6" w14:textId="77777777" w:rsidR="007C57FA" w:rsidRPr="00E27345" w:rsidRDefault="007C57FA" w:rsidP="0002052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{</w:t>
                              </w:r>
                            </w:p>
                            <w:p w14:paraId="2E1A0939" w14:textId="6702A010" w:rsidR="007C57FA" w:rsidRPr="00E27345" w:rsidRDefault="007C57FA" w:rsidP="0002052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"operation": "</w:t>
                              </w:r>
                              <w:r w:rsidRPr="001E323F">
                                <w:t xml:space="preserve"> </w:t>
                              </w:r>
                              <w:del w:id="172" w:author="Author">
                                <w:r w:rsidRPr="00A078BF" w:rsidDel="0002052D">
                                  <w:delText>Envelope</w:delText>
                                </w:r>
                                <w:r w:rsidDel="0002052D">
                                  <w:delText>GetCompleted</w:delText>
                                </w:r>
                              </w:del>
                              <w:ins w:id="173" w:author="Author">
                                <w:r w:rsidRPr="00A078BF">
                                  <w:t>Envelope</w:t>
                                </w:r>
                                <w:r>
                                  <w:t>Approve</w:t>
                                </w:r>
                              </w:ins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",</w:t>
                              </w:r>
                            </w:p>
                            <w:p w14:paraId="37E09AA3" w14:textId="77777777" w:rsidR="007C57FA" w:rsidRPr="00E27345" w:rsidRDefault="007C57FA" w:rsidP="0002052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"meta": {</w:t>
                              </w:r>
                            </w:p>
                            <w:p w14:paraId="3E992B44" w14:textId="77777777" w:rsidR="007C57FA" w:rsidRPr="00E27345" w:rsidRDefault="007C57FA" w:rsidP="0002052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"status": 200,</w:t>
                              </w:r>
                            </w:p>
                            <w:p w14:paraId="151DB78F" w14:textId="77777777" w:rsidR="007C57FA" w:rsidRPr="00E27345" w:rsidRDefault="007C57FA" w:rsidP="0002052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"exception": {</w:t>
                              </w:r>
                            </w:p>
                            <w:p w14:paraId="301792FC" w14:textId="77777777" w:rsidR="007C57FA" w:rsidRPr="00E27345" w:rsidRDefault="007C57FA" w:rsidP="0002052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"message": "",</w:t>
                              </w:r>
                            </w:p>
                            <w:p w14:paraId="136EA391" w14:textId="77777777" w:rsidR="007C57FA" w:rsidRPr="00E27345" w:rsidRDefault="007C57FA" w:rsidP="0002052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"stacktrace": ""</w:t>
                              </w:r>
                            </w:p>
                            <w:p w14:paraId="1685B93C" w14:textId="77777777" w:rsidR="007C57FA" w:rsidRPr="00E27345" w:rsidRDefault="007C57FA" w:rsidP="0002052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}</w:t>
                              </w:r>
                            </w:p>
                            <w:p w14:paraId="231FF82F" w14:textId="77777777" w:rsidR="007C57FA" w:rsidRPr="00E27345" w:rsidRDefault="007C57FA" w:rsidP="0002052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},</w:t>
                              </w:r>
                            </w:p>
                            <w:p w14:paraId="1C80DE32" w14:textId="2B63AC17" w:rsidR="007C57FA" w:rsidRPr="00E27345" w:rsidDel="0002052D" w:rsidRDefault="007C57FA" w:rsidP="0002052D">
                              <w:pPr>
                                <w:spacing w:after="0" w:line="240" w:lineRule="auto"/>
                                <w:rPr>
                                  <w:del w:id="174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del w:id="175" w:author="Author">
                                <w:r w:rsidDel="0002052D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delText>"recordCount" : integer</w:delText>
                                </w:r>
                              </w:del>
                            </w:p>
                            <w:p w14:paraId="16D8E3B5" w14:textId="77777777" w:rsidR="007C57FA" w:rsidRPr="00F94B6E" w:rsidRDefault="007C57FA" w:rsidP="0002052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123263D2" id="_x0000_s1029" type="#_x0000_t202" style="position:absolute;margin-left:-3.3pt;margin-top:9.4pt;width:428.2pt;height:146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">
                  <v:textbox>
                    <w:txbxContent>
                      <w:p w14:paraId="2BE93EC6" w14:textId="77777777" w:rsidR="007C57FA" w:rsidRPr="00E27345" w:rsidRDefault="007C57FA" w:rsidP="0002052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{</w:t>
                        </w:r>
                      </w:p>
                      <w:p w14:paraId="2E1A0939" w14:textId="6702A010" w:rsidR="007C57FA" w:rsidRPr="00E27345" w:rsidRDefault="007C57FA" w:rsidP="0002052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"operation": "</w:t>
                        </w:r>
                        <w:r w:rsidRPr="001E323F">
                          <w:t xml:space="preserve"> </w:t>
                        </w:r>
                        <w:del w:id="167" w:author="Author">
                          <w:r w:rsidRPr="00A078BF" w:rsidDel="0002052D">
                            <w:delText>Envelope</w:delText>
                          </w:r>
                          <w:r w:rsidDel="0002052D">
                            <w:delText>GetCompleted</w:delText>
                          </w:r>
                        </w:del>
                        <w:ins w:id="168" w:author="Author">
                          <w:r w:rsidRPr="00A078BF">
                            <w:t>Envelope</w:t>
                          </w:r>
                          <w:r>
                            <w:t>Approve</w:t>
                          </w:r>
                        </w:ins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",</w:t>
                        </w:r>
                      </w:p>
                      <w:p w14:paraId="37E09AA3" w14:textId="77777777" w:rsidR="007C57FA" w:rsidRPr="00E27345" w:rsidRDefault="007C57FA" w:rsidP="0002052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"meta": {</w:t>
                        </w:r>
                      </w:p>
                      <w:p w14:paraId="3E992B44" w14:textId="77777777" w:rsidR="007C57FA" w:rsidRPr="00E27345" w:rsidRDefault="007C57FA" w:rsidP="0002052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"status": 200,</w:t>
                        </w:r>
                      </w:p>
                      <w:p w14:paraId="151DB78F" w14:textId="77777777" w:rsidR="007C57FA" w:rsidRPr="00E27345" w:rsidRDefault="007C57FA" w:rsidP="0002052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"exception": {</w:t>
                        </w:r>
                      </w:p>
                      <w:p w14:paraId="301792FC" w14:textId="77777777" w:rsidR="007C57FA" w:rsidRPr="00E27345" w:rsidRDefault="007C57FA" w:rsidP="0002052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"message": "",</w:t>
                        </w:r>
                      </w:p>
                      <w:p w14:paraId="136EA391" w14:textId="77777777" w:rsidR="007C57FA" w:rsidRPr="00E27345" w:rsidRDefault="007C57FA" w:rsidP="0002052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"stacktrace": ""</w:t>
                        </w:r>
                      </w:p>
                      <w:p w14:paraId="1685B93C" w14:textId="77777777" w:rsidR="007C57FA" w:rsidRPr="00E27345" w:rsidRDefault="007C57FA" w:rsidP="0002052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}</w:t>
                        </w:r>
                      </w:p>
                      <w:p w14:paraId="231FF82F" w14:textId="77777777" w:rsidR="007C57FA" w:rsidRPr="00E27345" w:rsidRDefault="007C57FA" w:rsidP="0002052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},</w:t>
                        </w:r>
                      </w:p>
                      <w:p w14:paraId="1C80DE32" w14:textId="2B63AC17" w:rsidR="007C57FA" w:rsidRPr="00E27345" w:rsidDel="0002052D" w:rsidRDefault="007C57FA" w:rsidP="0002052D">
                        <w:pPr>
                          <w:spacing w:after="0" w:line="240" w:lineRule="auto"/>
                          <w:rPr>
                            <w:del w:id="169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del w:id="170" w:author="Author">
                          <w:r w:rsidDel="0002052D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delText>"recordCount" : integer</w:delText>
                          </w:r>
                        </w:del>
                      </w:p>
                      <w:p w14:paraId="16D8E3B5" w14:textId="77777777" w:rsidR="007C57FA" w:rsidRPr="00F94B6E" w:rsidRDefault="007C57FA" w:rsidP="0002052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}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</w:p>
    <w:p w14:paraId="57C6C9FF" w14:textId="77777777" w:rsidR="0002052D" w:rsidRDefault="0002052D" w:rsidP="0002052D">
      <w:pPr>
        <w:spacing w:after="0" w:line="240" w:lineRule="auto"/>
        <w:rPr>
          <w:ins w:id="176" w:author="Author"/>
          <w:rFonts w:ascii="Arial" w:hAnsi="Arial" w:cs="Arial"/>
          <w:sz w:val="24"/>
        </w:rPr>
      </w:pPr>
    </w:p>
    <w:p w14:paraId="00401BC6" w14:textId="77777777" w:rsidR="0002052D" w:rsidRDefault="0002052D" w:rsidP="0002052D">
      <w:pPr>
        <w:spacing w:after="0" w:line="240" w:lineRule="auto"/>
        <w:rPr>
          <w:ins w:id="177" w:author="Author"/>
          <w:rFonts w:ascii="Arial" w:hAnsi="Arial" w:cs="Arial"/>
          <w:sz w:val="24"/>
        </w:rPr>
      </w:pPr>
    </w:p>
    <w:p w14:paraId="36763021" w14:textId="77777777" w:rsidR="0002052D" w:rsidRDefault="0002052D" w:rsidP="0002052D">
      <w:pPr>
        <w:spacing w:after="0" w:line="240" w:lineRule="auto"/>
        <w:rPr>
          <w:ins w:id="178" w:author="Author"/>
          <w:rFonts w:ascii="Arial" w:hAnsi="Arial" w:cs="Arial"/>
          <w:sz w:val="24"/>
        </w:rPr>
      </w:pPr>
    </w:p>
    <w:p w14:paraId="6F213A7A" w14:textId="77777777" w:rsidR="0002052D" w:rsidRDefault="0002052D" w:rsidP="0002052D">
      <w:pPr>
        <w:spacing w:after="0" w:line="240" w:lineRule="auto"/>
        <w:rPr>
          <w:ins w:id="179" w:author="Author"/>
          <w:rFonts w:ascii="Arial" w:hAnsi="Arial" w:cs="Arial"/>
          <w:sz w:val="24"/>
        </w:rPr>
      </w:pPr>
    </w:p>
    <w:p w14:paraId="68CD5666" w14:textId="77777777" w:rsidR="0002052D" w:rsidRDefault="0002052D" w:rsidP="0002052D">
      <w:pPr>
        <w:spacing w:after="0" w:line="240" w:lineRule="auto"/>
        <w:rPr>
          <w:ins w:id="180" w:author="Author"/>
          <w:rFonts w:ascii="Arial" w:hAnsi="Arial" w:cs="Arial"/>
          <w:sz w:val="24"/>
        </w:rPr>
      </w:pPr>
    </w:p>
    <w:p w14:paraId="28787F77" w14:textId="77777777" w:rsidR="0002052D" w:rsidRDefault="0002052D" w:rsidP="0002052D">
      <w:pPr>
        <w:spacing w:after="0" w:line="240" w:lineRule="auto"/>
        <w:rPr>
          <w:ins w:id="181" w:author="Author"/>
          <w:rFonts w:ascii="Arial" w:hAnsi="Arial" w:cs="Arial"/>
          <w:sz w:val="24"/>
        </w:rPr>
      </w:pPr>
    </w:p>
    <w:p w14:paraId="31BECE19" w14:textId="77777777" w:rsidR="0002052D" w:rsidRDefault="0002052D" w:rsidP="0002052D">
      <w:pPr>
        <w:spacing w:after="0" w:line="240" w:lineRule="auto"/>
        <w:rPr>
          <w:ins w:id="182" w:author="Author"/>
          <w:rFonts w:ascii="Arial" w:hAnsi="Arial" w:cs="Arial"/>
          <w:sz w:val="24"/>
        </w:rPr>
      </w:pPr>
    </w:p>
    <w:p w14:paraId="7FF57510" w14:textId="77777777" w:rsidR="0002052D" w:rsidRDefault="0002052D" w:rsidP="0002052D">
      <w:pPr>
        <w:spacing w:after="0" w:line="240" w:lineRule="auto"/>
        <w:rPr>
          <w:ins w:id="183" w:author="Author"/>
          <w:rFonts w:ascii="Arial" w:hAnsi="Arial" w:cs="Arial"/>
          <w:sz w:val="24"/>
        </w:rPr>
      </w:pPr>
    </w:p>
    <w:p w14:paraId="0698DACE" w14:textId="77777777" w:rsidR="0002052D" w:rsidRDefault="0002052D" w:rsidP="0002052D">
      <w:pPr>
        <w:spacing w:after="0" w:line="240" w:lineRule="auto"/>
        <w:rPr>
          <w:ins w:id="184" w:author="Author"/>
          <w:rFonts w:ascii="Arial" w:hAnsi="Arial" w:cs="Arial"/>
          <w:sz w:val="24"/>
        </w:rPr>
      </w:pPr>
    </w:p>
    <w:p w14:paraId="310ECB35" w14:textId="77777777" w:rsidR="0002052D" w:rsidRDefault="0002052D" w:rsidP="0002052D">
      <w:pPr>
        <w:rPr>
          <w:ins w:id="185" w:author="Author"/>
        </w:rPr>
      </w:pPr>
    </w:p>
    <w:p w14:paraId="1F9676D7" w14:textId="77777777" w:rsidR="0002052D" w:rsidRDefault="0002052D" w:rsidP="0002052D">
      <w:pPr>
        <w:rPr>
          <w:ins w:id="186" w:author="Author"/>
        </w:rPr>
      </w:pPr>
      <w:ins w:id="187" w:author="Author">
        <w:r>
          <w:t>Implementation Details:</w:t>
        </w:r>
      </w:ins>
    </w:p>
    <w:p w14:paraId="6A59CDA0" w14:textId="0A0F1A41" w:rsidR="0002052D" w:rsidRDefault="0002052D" w:rsidP="0002052D">
      <w:pPr>
        <w:pStyle w:val="ListParagraph"/>
        <w:numPr>
          <w:ilvl w:val="0"/>
          <w:numId w:val="40"/>
        </w:numPr>
        <w:rPr>
          <w:ins w:id="188" w:author="Author"/>
        </w:rPr>
      </w:pPr>
      <w:ins w:id="189" w:author="Author">
        <w:r>
          <w:t>Authenticate against docusign (</w:t>
        </w:r>
        <w:r w:rsidRPr="009E56D4">
          <w:t>/restapi/v2/login_information?api_password=true</w:t>
        </w:r>
        <w:r>
          <w:t xml:space="preserve">). </w:t>
        </w:r>
      </w:ins>
    </w:p>
    <w:p w14:paraId="006EDF1F" w14:textId="691F50A1" w:rsidR="0002052D" w:rsidRDefault="0002052D" w:rsidP="0002052D">
      <w:pPr>
        <w:pStyle w:val="ListParagraph"/>
        <w:numPr>
          <w:ilvl w:val="0"/>
          <w:numId w:val="40"/>
        </w:numPr>
        <w:rPr>
          <w:ins w:id="190" w:author="Author"/>
        </w:rPr>
      </w:pPr>
      <w:ins w:id="191" w:author="Author">
        <w:r>
          <w:t>Get a list of recipients for the envelope</w:t>
        </w:r>
        <w:r w:rsidR="00960F0E">
          <w:t xml:space="preserve"> (/restapi/v2/accounts/{accountId}/envelopes/{envelopeId}/recipients)</w:t>
        </w:r>
      </w:ins>
    </w:p>
    <w:p w14:paraId="71651364" w14:textId="034B8B21" w:rsidR="00960F0E" w:rsidRDefault="00960F0E" w:rsidP="0002052D">
      <w:pPr>
        <w:pStyle w:val="ListParagraph"/>
        <w:numPr>
          <w:ilvl w:val="0"/>
          <w:numId w:val="40"/>
        </w:numPr>
        <w:rPr>
          <w:ins w:id="192" w:author="Author"/>
        </w:rPr>
      </w:pPr>
      <w:ins w:id="193" w:author="Author">
        <w:r>
          <w:t>For each signer recipient in this list</w:t>
        </w:r>
      </w:ins>
    </w:p>
    <w:p w14:paraId="0D19D462" w14:textId="02D74E5B" w:rsidR="00960F0E" w:rsidRDefault="00960F0E">
      <w:pPr>
        <w:pStyle w:val="ListParagraph"/>
        <w:numPr>
          <w:ilvl w:val="1"/>
          <w:numId w:val="40"/>
        </w:numPr>
        <w:rPr>
          <w:ins w:id="194" w:author="Author"/>
        </w:rPr>
        <w:pPrChange w:id="195" w:author="Author">
          <w:pPr>
            <w:pStyle w:val="ListParagraph"/>
            <w:numPr>
              <w:numId w:val="40"/>
            </w:numPr>
            <w:ind w:hanging="360"/>
          </w:pPr>
        </w:pPrChange>
      </w:pPr>
      <w:ins w:id="196" w:author="Author">
        <w:r>
          <w:t>If signers[i].status != completed, delete the recipient using the DELETE method /restapi/v2/accounts/{accountId}/envelopes/{envelopeId}/recipients/{recipientId}</w:t>
        </w:r>
      </w:ins>
    </w:p>
    <w:p w14:paraId="18E59981" w14:textId="77777777" w:rsidR="000809BF" w:rsidRDefault="000809BF">
      <w:pPr>
        <w:pStyle w:val="ListParagraph"/>
        <w:ind w:left="1440"/>
        <w:rPr>
          <w:ins w:id="197" w:author="Author"/>
        </w:rPr>
        <w:pPrChange w:id="198" w:author="Author">
          <w:pPr>
            <w:pStyle w:val="ListParagraph"/>
            <w:numPr>
              <w:numId w:val="40"/>
            </w:numPr>
            <w:ind w:hanging="360"/>
          </w:pPr>
        </w:pPrChange>
      </w:pPr>
    </w:p>
    <w:p w14:paraId="528FE5A1" w14:textId="206DC5F7" w:rsidR="000809BF" w:rsidRDefault="000809BF" w:rsidP="000809BF">
      <w:pPr>
        <w:pStyle w:val="Heading1"/>
        <w:keepLines w:val="0"/>
        <w:pBdr>
          <w:top w:val="single" w:sz="18" w:space="1" w:color="auto"/>
        </w:pBdr>
        <w:tabs>
          <w:tab w:val="clear" w:pos="432"/>
        </w:tabs>
        <w:spacing w:before="142" w:after="113" w:line="240" w:lineRule="auto"/>
        <w:ind w:left="0" w:firstLine="0"/>
        <w:rPr>
          <w:ins w:id="199" w:author="Author"/>
          <w:rFonts w:ascii="Arial" w:hAnsi="Arial" w:cs="Arial"/>
          <w:sz w:val="24"/>
        </w:rPr>
      </w:pPr>
      <w:bookmarkStart w:id="200" w:name="_Toc503874134"/>
      <w:ins w:id="201" w:author="Author">
        <w:r>
          <w:rPr>
            <w:rFonts w:ascii="Arial" w:hAnsi="Arial" w:cs="Arial"/>
            <w:sz w:val="24"/>
          </w:rPr>
          <w:lastRenderedPageBreak/>
          <w:t>Reject envelope</w:t>
        </w:r>
        <w:bookmarkEnd w:id="200"/>
        <w:r>
          <w:rPr>
            <w:rFonts w:ascii="Arial" w:hAnsi="Arial" w:cs="Arial"/>
            <w:sz w:val="24"/>
          </w:rPr>
          <w:t xml:space="preserve"> </w:t>
        </w:r>
      </w:ins>
    </w:p>
    <w:p w14:paraId="75694074" w14:textId="77777777" w:rsidR="000809BF" w:rsidRPr="00D30A24" w:rsidRDefault="000809BF" w:rsidP="000809BF">
      <w:pPr>
        <w:spacing w:after="120"/>
        <w:rPr>
          <w:ins w:id="202" w:author="Author"/>
        </w:rPr>
      </w:pPr>
      <w:ins w:id="203" w:author="Author">
        <w:r>
          <w:t>Request:</w:t>
        </w:r>
      </w:ins>
    </w:p>
    <w:p w14:paraId="61DAA2B7" w14:textId="05D714E4" w:rsidR="000809BF" w:rsidRDefault="000809BF" w:rsidP="000809BF">
      <w:pPr>
        <w:pStyle w:val="ListParagraph"/>
        <w:rPr>
          <w:ins w:id="204" w:author="Author"/>
        </w:rPr>
      </w:pPr>
      <w:ins w:id="205" w:author="Author">
        <w:del w:id="206" w:author="Author">
          <w:r w:rsidDel="00366AA4">
            <w:delText>GET</w:delText>
          </w:r>
        </w:del>
        <w:r w:rsidR="00366AA4">
          <w:t xml:space="preserve">POST </w:t>
        </w:r>
        <w:r>
          <w:t xml:space="preserve"> </w:t>
        </w:r>
        <w:r w:rsidRPr="000809BF">
          <w:rPr>
            <w:rPrChange w:id="207" w:author="Author">
              <w:rPr>
                <w:rStyle w:val="Hyperlink"/>
              </w:rPr>
            </w:rPrChange>
          </w:rPr>
          <w:t>https://muledevx.safetynational.net/docusignservice/api/envelope/{envelopeId}</w:t>
        </w:r>
        <w:r w:rsidRPr="000809BF">
          <w:t>/reject</w:t>
        </w:r>
      </w:ins>
    </w:p>
    <w:p w14:paraId="1BA13AFF" w14:textId="77777777" w:rsidR="000809BF" w:rsidRDefault="000809BF" w:rsidP="000809BF">
      <w:pPr>
        <w:pStyle w:val="ListParagraph"/>
        <w:rPr>
          <w:ins w:id="208" w:author="Author"/>
        </w:rPr>
      </w:pPr>
    </w:p>
    <w:p w14:paraId="472AD818" w14:textId="3A13FF2C" w:rsidR="008E6527" w:rsidRDefault="008E6527" w:rsidP="008E6527">
      <w:pPr>
        <w:spacing w:after="0"/>
        <w:rPr>
          <w:ins w:id="209" w:author="Author"/>
        </w:rPr>
      </w:pPr>
      <w:ins w:id="210" w:author="Author">
        <w:r>
          <w:t>Request Body:</w:t>
        </w:r>
      </w:ins>
    </w:p>
    <w:p w14:paraId="51B0F92B" w14:textId="77777777" w:rsidR="008E6527" w:rsidRDefault="008E6527" w:rsidP="008E6527">
      <w:pPr>
        <w:rPr>
          <w:ins w:id="211" w:author="Author"/>
        </w:rPr>
      </w:pPr>
      <w:ins w:id="212" w:author="Author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92032" behindDoc="0" locked="0" layoutInCell="1" allowOverlap="1" wp14:anchorId="15247E1E" wp14:editId="0F55AF8E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116205</wp:posOffset>
                  </wp:positionV>
                  <wp:extent cx="5438140" cy="1597025"/>
                  <wp:effectExtent l="0" t="0" r="10160" b="22225"/>
                  <wp:wrapSquare wrapText="bothSides"/>
                  <wp:docPr id="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38140" cy="1597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239792" w14:textId="77777777" w:rsidR="007C57FA" w:rsidRPr="00E27345" w:rsidRDefault="007C57FA" w:rsidP="008E65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{</w:t>
                              </w:r>
                            </w:p>
                            <w:p w14:paraId="037A932F" w14:textId="2CD9DF25" w:rsidR="007C57FA" w:rsidRDefault="007C57FA" w:rsidP="008E6527">
                              <w:pPr>
                                <w:spacing w:after="0" w:line="240" w:lineRule="auto"/>
                                <w:rPr>
                                  <w:ins w:id="213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"operation": "</w:t>
                              </w:r>
                              <w:r w:rsidRPr="001E323F">
                                <w:t xml:space="preserve"> </w:t>
                              </w:r>
                              <w:r w:rsidRPr="00A078BF">
                                <w:t>Envelope</w:t>
                              </w:r>
                              <w:r>
                                <w:t>Reject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",</w:t>
                              </w:r>
                            </w:p>
                            <w:p w14:paraId="3D525CE4" w14:textId="42B16446" w:rsidR="00FC6C75" w:rsidRDefault="00FC6C75" w:rsidP="008E6527">
                              <w:pPr>
                                <w:spacing w:after="0" w:line="240" w:lineRule="auto"/>
                                <w:rPr>
                                  <w:ins w:id="214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ins w:id="215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t>"rejectionReason</w:t>
                                </w:r>
                                <w:r w:rsidRPr="00E27345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"</w:t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: string,</w:t>
                                </w:r>
                              </w:ins>
                            </w:p>
                            <w:p w14:paraId="2A60B529" w14:textId="41172F74" w:rsidR="00F955FD" w:rsidRDefault="00F955FD" w:rsidP="008E6527">
                              <w:pPr>
                                <w:spacing w:after="0" w:line="240" w:lineRule="auto"/>
                                <w:rPr>
                                  <w:ins w:id="216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ins w:id="217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t>"</w:t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emailSubject</w:t>
                                </w:r>
                                <w:r w:rsidRPr="00E27345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"</w:t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: string</w:t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,</w:t>
                                </w:r>
                              </w:ins>
                            </w:p>
                            <w:p w14:paraId="687ACF20" w14:textId="164089D4" w:rsidR="00F955FD" w:rsidRPr="00E27345" w:rsidRDefault="00F955FD" w:rsidP="008E65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ins w:id="218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t>"</w:t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emailMessage</w:t>
                                </w:r>
                                <w:r w:rsidRPr="00E27345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"</w:t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: string</w:t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,</w:t>
                                </w:r>
                              </w:ins>
                            </w:p>
                            <w:p w14:paraId="106D2F12" w14:textId="09C711FD" w:rsidR="007C57FA" w:rsidRPr="00E27345" w:rsidDel="008E6527" w:rsidRDefault="007C57FA" w:rsidP="008E6527">
                              <w:pPr>
                                <w:spacing w:after="0" w:line="240" w:lineRule="auto"/>
                                <w:rPr>
                                  <w:del w:id="219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del w:id="220" w:author="Author"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delText xml:space="preserve"> </w:delText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delText>"meta": {</w:delText>
                                </w:r>
                              </w:del>
                            </w:p>
                            <w:p w14:paraId="47B37378" w14:textId="51DCFE33" w:rsidR="007C57FA" w:rsidRPr="00E27345" w:rsidDel="008E6527" w:rsidRDefault="007C57FA" w:rsidP="008E6527">
                              <w:pPr>
                                <w:spacing w:after="0" w:line="240" w:lineRule="auto"/>
                                <w:rPr>
                                  <w:del w:id="221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del w:id="222" w:author="Author"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delText xml:space="preserve"> </w:delText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delText>"status": 200,</w:delText>
                                </w:r>
                              </w:del>
                            </w:p>
                            <w:p w14:paraId="4A61A9B2" w14:textId="6CAEB74B" w:rsidR="007C57FA" w:rsidRPr="00E27345" w:rsidDel="008E6527" w:rsidRDefault="007C57FA" w:rsidP="008E6527">
                              <w:pPr>
                                <w:spacing w:after="0" w:line="240" w:lineRule="auto"/>
                                <w:rPr>
                                  <w:del w:id="223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del w:id="224" w:author="Author"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delText xml:space="preserve"> </w:delText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delText>"exception": {</w:delText>
                                </w:r>
                              </w:del>
                            </w:p>
                            <w:p w14:paraId="1FB7E91C" w14:textId="62D37888" w:rsidR="007C57FA" w:rsidRPr="00E27345" w:rsidDel="008E6527" w:rsidRDefault="007C57FA" w:rsidP="008E6527">
                              <w:pPr>
                                <w:spacing w:after="0" w:line="240" w:lineRule="auto"/>
                                <w:rPr>
                                  <w:del w:id="225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del w:id="226" w:author="Author"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delText xml:space="preserve"> </w:delText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delText>"message": "",</w:delText>
                                </w:r>
                              </w:del>
                            </w:p>
                            <w:p w14:paraId="6D7689AC" w14:textId="26F5EDC1" w:rsidR="007C57FA" w:rsidRPr="00E27345" w:rsidDel="008E6527" w:rsidRDefault="007C57FA" w:rsidP="008E6527">
                              <w:pPr>
                                <w:spacing w:after="0" w:line="240" w:lineRule="auto"/>
                                <w:rPr>
                                  <w:del w:id="227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del w:id="228" w:author="Author"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delText xml:space="preserve"> </w:delText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delText>"stacktrace": ""</w:delText>
                                </w:r>
                              </w:del>
                            </w:p>
                            <w:p w14:paraId="778C75A8" w14:textId="260DEF6D" w:rsidR="007C57FA" w:rsidRPr="00E27345" w:rsidDel="008E6527" w:rsidRDefault="007C57FA" w:rsidP="008E6527">
                              <w:pPr>
                                <w:spacing w:after="0" w:line="240" w:lineRule="auto"/>
                                <w:rPr>
                                  <w:del w:id="229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del w:id="230" w:author="Author"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delText xml:space="preserve"> </w:delText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delText>}</w:delText>
                                </w:r>
                              </w:del>
                            </w:p>
                            <w:p w14:paraId="628A96B4" w14:textId="447CFB37" w:rsidR="007C57FA" w:rsidDel="008E6527" w:rsidRDefault="007C57FA" w:rsidP="008E6527">
                              <w:pPr>
                                <w:spacing w:after="0" w:line="240" w:lineRule="auto"/>
                                <w:rPr>
                                  <w:del w:id="231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del w:id="232" w:author="Author"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E27345"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delText>},</w:delText>
                                </w:r>
                              </w:del>
                            </w:p>
                            <w:p w14:paraId="0E6026F4" w14:textId="338A13D0" w:rsidR="007C57FA" w:rsidRDefault="007C57FA" w:rsidP="008E6527">
                              <w:pPr>
                                <w:spacing w:after="0" w:line="240" w:lineRule="auto"/>
                                <w:rPr>
                                  <w:ins w:id="233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</w:t>
                              </w:r>
                              <w:del w:id="234" w:author="Author">
                                <w:r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delText>newEnvelopeId</w:delText>
                                </w:r>
                              </w:del>
                              <w:ins w:id="235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updateFormData</w:t>
                                </w:r>
                              </w:ins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":</w:t>
                              </w:r>
                              <w:del w:id="236" w:author="Author">
                                <w:r w:rsidDel="008E6527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delText xml:space="preserve"> envelope GUID</w:delText>
                                </w:r>
                              </w:del>
                              <w:ins w:id="237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[</w:t>
                                </w:r>
                              </w:ins>
                            </w:p>
                            <w:p w14:paraId="5326D805" w14:textId="1B471E64" w:rsidR="007C57FA" w:rsidRDefault="007C57FA" w:rsidP="008E6527">
                              <w:pPr>
                                <w:spacing w:after="0" w:line="240" w:lineRule="auto"/>
                                <w:rPr>
                                  <w:ins w:id="238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ins w:id="239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t>{</w:t>
                                </w:r>
                              </w:ins>
                            </w:p>
                            <w:p w14:paraId="1265B26E" w14:textId="52AF2880" w:rsidR="007C57FA" w:rsidRDefault="007C57FA" w:rsidP="008E6527">
                              <w:pPr>
                                <w:spacing w:after="0" w:line="240" w:lineRule="auto"/>
                                <w:rPr>
                                  <w:ins w:id="240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ins w:id="241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t>"name</w:t>
                                </w:r>
                                <w:r w:rsidRPr="00E27345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"</w:t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: string,</w:t>
                                </w:r>
                              </w:ins>
                            </w:p>
                            <w:p w14:paraId="24B1A2EC" w14:textId="3BE38AD1" w:rsidR="007C57FA" w:rsidRDefault="007C57FA" w:rsidP="008E6527">
                              <w:pPr>
                                <w:spacing w:after="0" w:line="240" w:lineRule="auto"/>
                                <w:rPr>
                                  <w:ins w:id="242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ins w:id="243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t>"newValue</w:t>
                                </w:r>
                                <w:r w:rsidRPr="00E27345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"</w:t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: string,</w:t>
                                </w:r>
                              </w:ins>
                            </w:p>
                            <w:p w14:paraId="23514C7F" w14:textId="002C48D6" w:rsidR="007C57FA" w:rsidRDefault="007C57FA" w:rsidP="008E6527">
                              <w:pPr>
                                <w:spacing w:after="0" w:line="240" w:lineRule="auto"/>
                                <w:rPr>
                                  <w:ins w:id="244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ins w:id="245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t>"isHighlighted</w:t>
                                </w:r>
                                <w:r w:rsidRPr="00E27345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"</w:t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: true/false</w:t>
                                </w:r>
                              </w:ins>
                            </w:p>
                            <w:p w14:paraId="60E593FE" w14:textId="0F273A1E" w:rsidR="007C57FA" w:rsidRDefault="007C57FA" w:rsidP="008E6527">
                              <w:pPr>
                                <w:spacing w:after="0" w:line="240" w:lineRule="auto"/>
                                <w:rPr>
                                  <w:ins w:id="246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ins w:id="247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t>}</w:t>
                                </w:r>
                              </w:ins>
                            </w:p>
                            <w:p w14:paraId="79C46E26" w14:textId="27980763" w:rsidR="007C57FA" w:rsidRPr="00E27345" w:rsidRDefault="007C57FA">
                              <w:pPr>
                                <w:spacing w:after="0" w:line="240" w:lineRule="auto"/>
                                <w:ind w:firstLine="720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pPrChange w:id="248" w:author="Author">
                                  <w:pPr>
                                    <w:spacing w:after="0" w:line="240" w:lineRule="auto"/>
                                  </w:pPr>
                                </w:pPrChange>
                              </w:pPr>
                              <w:ins w:id="249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]</w:t>
                                </w:r>
                              </w:ins>
                            </w:p>
                            <w:p w14:paraId="7FC2A42F" w14:textId="77777777" w:rsidR="007C57FA" w:rsidRPr="00F94B6E" w:rsidRDefault="007C57FA" w:rsidP="008E652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5247E1E"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margin-left:-3.3pt;margin-top:9.15pt;width:428.2pt;height:125.7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">
                  <v:textbox>
                    <w:txbxContent>
                      <w:p w14:paraId="2F239792" w14:textId="77777777" w:rsidR="007C57FA" w:rsidRPr="00E27345" w:rsidRDefault="007C57FA" w:rsidP="008E65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{</w:t>
                        </w:r>
                      </w:p>
                      <w:p w14:paraId="037A932F" w14:textId="2CD9DF25" w:rsidR="007C57FA" w:rsidRDefault="007C57FA" w:rsidP="008E6527">
                        <w:pPr>
                          <w:spacing w:after="0" w:line="240" w:lineRule="auto"/>
                          <w:rPr>
                            <w:ins w:id="250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"operation": "</w:t>
                        </w:r>
                        <w:r w:rsidRPr="001E323F">
                          <w:t xml:space="preserve"> </w:t>
                        </w:r>
                        <w:r w:rsidRPr="00A078BF">
                          <w:t>Envelope</w:t>
                        </w:r>
                        <w:r>
                          <w:t>Reject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",</w:t>
                        </w:r>
                      </w:p>
                      <w:p w14:paraId="3D525CE4" w14:textId="42B16446" w:rsidR="00FC6C75" w:rsidRDefault="00FC6C75" w:rsidP="008E6527">
                        <w:pPr>
                          <w:spacing w:after="0" w:line="240" w:lineRule="auto"/>
                          <w:rPr>
                            <w:ins w:id="251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ins w:id="252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t>"rejectionReason</w:t>
                          </w:r>
                          <w:r w:rsidRPr="00E27345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"</w:t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: string,</w:t>
                          </w:r>
                        </w:ins>
                      </w:p>
                      <w:p w14:paraId="2A60B529" w14:textId="41172F74" w:rsidR="00F955FD" w:rsidRDefault="00F955FD" w:rsidP="008E6527">
                        <w:pPr>
                          <w:spacing w:after="0" w:line="240" w:lineRule="auto"/>
                          <w:rPr>
                            <w:ins w:id="253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ins w:id="254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t>"</w:t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emailSubject</w:t>
                          </w:r>
                          <w:r w:rsidRPr="00E27345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"</w:t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: string</w:t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,</w:t>
                          </w:r>
                        </w:ins>
                      </w:p>
                      <w:p w14:paraId="687ACF20" w14:textId="164089D4" w:rsidR="00F955FD" w:rsidRPr="00E27345" w:rsidRDefault="00F955FD" w:rsidP="008E65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ins w:id="255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t>"</w:t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emailMessage</w:t>
                          </w:r>
                          <w:r w:rsidRPr="00E27345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"</w:t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: string</w:t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,</w:t>
                          </w:r>
                        </w:ins>
                      </w:p>
                      <w:p w14:paraId="106D2F12" w14:textId="09C711FD" w:rsidR="007C57FA" w:rsidRPr="00E27345" w:rsidDel="008E6527" w:rsidRDefault="007C57FA" w:rsidP="008E6527">
                        <w:pPr>
                          <w:spacing w:after="0" w:line="240" w:lineRule="auto"/>
                          <w:rPr>
                            <w:del w:id="256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del w:id="257" w:author="Author"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delText xml:space="preserve"> </w:delText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delText>"meta": {</w:delText>
                          </w:r>
                        </w:del>
                      </w:p>
                      <w:p w14:paraId="47B37378" w14:textId="51DCFE33" w:rsidR="007C57FA" w:rsidRPr="00E27345" w:rsidDel="008E6527" w:rsidRDefault="007C57FA" w:rsidP="008E6527">
                        <w:pPr>
                          <w:spacing w:after="0" w:line="240" w:lineRule="auto"/>
                          <w:rPr>
                            <w:del w:id="258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del w:id="259" w:author="Author"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delText xml:space="preserve"> </w:delText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delText>"status": 200,</w:delText>
                          </w:r>
                        </w:del>
                      </w:p>
                      <w:p w14:paraId="4A61A9B2" w14:textId="6CAEB74B" w:rsidR="007C57FA" w:rsidRPr="00E27345" w:rsidDel="008E6527" w:rsidRDefault="007C57FA" w:rsidP="008E6527">
                        <w:pPr>
                          <w:spacing w:after="0" w:line="240" w:lineRule="auto"/>
                          <w:rPr>
                            <w:del w:id="260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del w:id="261" w:author="Author"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delText xml:space="preserve"> </w:delText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delText>"exception": {</w:delText>
                          </w:r>
                        </w:del>
                      </w:p>
                      <w:p w14:paraId="1FB7E91C" w14:textId="62D37888" w:rsidR="007C57FA" w:rsidRPr="00E27345" w:rsidDel="008E6527" w:rsidRDefault="007C57FA" w:rsidP="008E6527">
                        <w:pPr>
                          <w:spacing w:after="0" w:line="240" w:lineRule="auto"/>
                          <w:rPr>
                            <w:del w:id="262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del w:id="263" w:author="Author"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delText xml:space="preserve"> </w:delText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delText>"message": "",</w:delText>
                          </w:r>
                        </w:del>
                      </w:p>
                      <w:p w14:paraId="6D7689AC" w14:textId="26F5EDC1" w:rsidR="007C57FA" w:rsidRPr="00E27345" w:rsidDel="008E6527" w:rsidRDefault="007C57FA" w:rsidP="008E6527">
                        <w:pPr>
                          <w:spacing w:after="0" w:line="240" w:lineRule="auto"/>
                          <w:rPr>
                            <w:del w:id="264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del w:id="265" w:author="Author"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delText xml:space="preserve"> </w:delText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delText>"stacktrace": ""</w:delText>
                          </w:r>
                        </w:del>
                      </w:p>
                      <w:p w14:paraId="778C75A8" w14:textId="260DEF6D" w:rsidR="007C57FA" w:rsidRPr="00E27345" w:rsidDel="008E6527" w:rsidRDefault="007C57FA" w:rsidP="008E6527">
                        <w:pPr>
                          <w:spacing w:after="0" w:line="240" w:lineRule="auto"/>
                          <w:rPr>
                            <w:del w:id="266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del w:id="267" w:author="Author"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delText xml:space="preserve"> </w:delText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delText>}</w:delText>
                          </w:r>
                        </w:del>
                      </w:p>
                      <w:p w14:paraId="628A96B4" w14:textId="447CFB37" w:rsidR="007C57FA" w:rsidDel="008E6527" w:rsidRDefault="007C57FA" w:rsidP="008E6527">
                        <w:pPr>
                          <w:spacing w:after="0" w:line="240" w:lineRule="auto"/>
                          <w:rPr>
                            <w:del w:id="268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del w:id="269" w:author="Author"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 w:rsidRPr="00E27345"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delText>},</w:delText>
                          </w:r>
                        </w:del>
                      </w:p>
                      <w:p w14:paraId="0E6026F4" w14:textId="338A13D0" w:rsidR="007C57FA" w:rsidRDefault="007C57FA" w:rsidP="008E6527">
                        <w:pPr>
                          <w:spacing w:after="0" w:line="240" w:lineRule="auto"/>
                          <w:rPr>
                            <w:ins w:id="270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</w:t>
                        </w:r>
                        <w:del w:id="271" w:author="Author">
                          <w:r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delText>newEnvelopeId</w:delText>
                          </w:r>
                        </w:del>
                        <w:ins w:id="272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updateFormData</w:t>
                          </w:r>
                        </w:ins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":</w:t>
                        </w:r>
                        <w:del w:id="273" w:author="Author">
                          <w:r w:rsidDel="008E6527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delText xml:space="preserve"> envelope GUID</w:delText>
                          </w:r>
                        </w:del>
                        <w:ins w:id="274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[</w:t>
                          </w:r>
                        </w:ins>
                      </w:p>
                      <w:p w14:paraId="5326D805" w14:textId="1B471E64" w:rsidR="007C57FA" w:rsidRDefault="007C57FA" w:rsidP="008E6527">
                        <w:pPr>
                          <w:spacing w:after="0" w:line="240" w:lineRule="auto"/>
                          <w:rPr>
                            <w:ins w:id="275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ins w:id="276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t>{</w:t>
                          </w:r>
                        </w:ins>
                      </w:p>
                      <w:p w14:paraId="1265B26E" w14:textId="52AF2880" w:rsidR="007C57FA" w:rsidRDefault="007C57FA" w:rsidP="008E6527">
                        <w:pPr>
                          <w:spacing w:after="0" w:line="240" w:lineRule="auto"/>
                          <w:rPr>
                            <w:ins w:id="277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ins w:id="278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t>"name</w:t>
                          </w:r>
                          <w:r w:rsidRPr="00E27345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"</w:t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: string,</w:t>
                          </w:r>
                        </w:ins>
                      </w:p>
                      <w:p w14:paraId="24B1A2EC" w14:textId="3BE38AD1" w:rsidR="007C57FA" w:rsidRDefault="007C57FA" w:rsidP="008E6527">
                        <w:pPr>
                          <w:spacing w:after="0" w:line="240" w:lineRule="auto"/>
                          <w:rPr>
                            <w:ins w:id="279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ins w:id="280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t>"newValue</w:t>
                          </w:r>
                          <w:r w:rsidRPr="00E27345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"</w:t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: string,</w:t>
                          </w:r>
                        </w:ins>
                      </w:p>
                      <w:p w14:paraId="23514C7F" w14:textId="002C48D6" w:rsidR="007C57FA" w:rsidRDefault="007C57FA" w:rsidP="008E6527">
                        <w:pPr>
                          <w:spacing w:after="0" w:line="240" w:lineRule="auto"/>
                          <w:rPr>
                            <w:ins w:id="281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ins w:id="282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t>"isHighlighted</w:t>
                          </w:r>
                          <w:r w:rsidRPr="00E27345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"</w:t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: true/false</w:t>
                          </w:r>
                        </w:ins>
                      </w:p>
                      <w:p w14:paraId="60E593FE" w14:textId="0F273A1E" w:rsidR="007C57FA" w:rsidRDefault="007C57FA" w:rsidP="008E6527">
                        <w:pPr>
                          <w:spacing w:after="0" w:line="240" w:lineRule="auto"/>
                          <w:rPr>
                            <w:ins w:id="283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ins w:id="284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t>}</w:t>
                          </w:r>
                        </w:ins>
                      </w:p>
                      <w:p w14:paraId="79C46E26" w14:textId="27980763" w:rsidR="007C57FA" w:rsidRPr="00E27345" w:rsidRDefault="007C57FA">
                        <w:pPr>
                          <w:spacing w:after="0" w:line="240" w:lineRule="auto"/>
                          <w:ind w:firstLine="720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pPrChange w:id="285" w:author="Author">
                            <w:pPr>
                              <w:spacing w:after="0" w:line="240" w:lineRule="auto"/>
                            </w:pPr>
                          </w:pPrChange>
                        </w:pPr>
                        <w:ins w:id="286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]</w:t>
                          </w:r>
                        </w:ins>
                      </w:p>
                      <w:p w14:paraId="7FC2A42F" w14:textId="77777777" w:rsidR="007C57FA" w:rsidRPr="00F94B6E" w:rsidRDefault="007C57FA" w:rsidP="008E652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}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</w:p>
    <w:p w14:paraId="0D53C868" w14:textId="77777777" w:rsidR="008E6527" w:rsidRDefault="008E6527" w:rsidP="008E6527">
      <w:pPr>
        <w:spacing w:after="0" w:line="240" w:lineRule="auto"/>
        <w:rPr>
          <w:ins w:id="287" w:author="Author"/>
          <w:rFonts w:ascii="Arial" w:hAnsi="Arial" w:cs="Arial"/>
          <w:sz w:val="24"/>
        </w:rPr>
      </w:pPr>
    </w:p>
    <w:p w14:paraId="623BF2D4" w14:textId="77777777" w:rsidR="008E6527" w:rsidRDefault="008E6527" w:rsidP="008E6527">
      <w:pPr>
        <w:spacing w:after="0" w:line="240" w:lineRule="auto"/>
        <w:rPr>
          <w:ins w:id="288" w:author="Author"/>
          <w:rFonts w:ascii="Arial" w:hAnsi="Arial" w:cs="Arial"/>
          <w:sz w:val="24"/>
        </w:rPr>
      </w:pPr>
    </w:p>
    <w:p w14:paraId="30DF9FEF" w14:textId="77777777" w:rsidR="008E6527" w:rsidRDefault="008E6527" w:rsidP="008E6527">
      <w:pPr>
        <w:spacing w:after="0" w:line="240" w:lineRule="auto"/>
        <w:rPr>
          <w:ins w:id="289" w:author="Author"/>
          <w:rFonts w:ascii="Arial" w:hAnsi="Arial" w:cs="Arial"/>
          <w:sz w:val="24"/>
        </w:rPr>
      </w:pPr>
    </w:p>
    <w:p w14:paraId="0E076367" w14:textId="77777777" w:rsidR="008E6527" w:rsidRDefault="008E6527" w:rsidP="008E6527">
      <w:pPr>
        <w:spacing w:after="0" w:line="240" w:lineRule="auto"/>
        <w:rPr>
          <w:ins w:id="290" w:author="Author"/>
          <w:rFonts w:ascii="Arial" w:hAnsi="Arial" w:cs="Arial"/>
          <w:sz w:val="24"/>
        </w:rPr>
      </w:pPr>
    </w:p>
    <w:p w14:paraId="4C7D1626" w14:textId="77777777" w:rsidR="008E6527" w:rsidRDefault="008E6527" w:rsidP="008E6527">
      <w:pPr>
        <w:spacing w:after="0" w:line="240" w:lineRule="auto"/>
        <w:rPr>
          <w:ins w:id="291" w:author="Author"/>
          <w:rFonts w:ascii="Arial" w:hAnsi="Arial" w:cs="Arial"/>
          <w:sz w:val="24"/>
        </w:rPr>
      </w:pPr>
    </w:p>
    <w:p w14:paraId="75C77E54" w14:textId="77777777" w:rsidR="008E6527" w:rsidRDefault="008E6527" w:rsidP="008E6527">
      <w:pPr>
        <w:spacing w:after="0" w:line="240" w:lineRule="auto"/>
        <w:rPr>
          <w:ins w:id="292" w:author="Author"/>
          <w:rFonts w:ascii="Arial" w:hAnsi="Arial" w:cs="Arial"/>
          <w:sz w:val="24"/>
        </w:rPr>
      </w:pPr>
    </w:p>
    <w:p w14:paraId="01464425" w14:textId="77777777" w:rsidR="008E6527" w:rsidRDefault="008E6527" w:rsidP="008E6527">
      <w:pPr>
        <w:spacing w:after="0" w:line="240" w:lineRule="auto"/>
        <w:rPr>
          <w:ins w:id="293" w:author="Author"/>
          <w:rFonts w:ascii="Arial" w:hAnsi="Arial" w:cs="Arial"/>
          <w:sz w:val="24"/>
        </w:rPr>
      </w:pPr>
    </w:p>
    <w:p w14:paraId="7FB0FB01" w14:textId="77777777" w:rsidR="008E6527" w:rsidRDefault="008E6527" w:rsidP="008E6527">
      <w:pPr>
        <w:spacing w:after="0" w:line="240" w:lineRule="auto"/>
        <w:rPr>
          <w:ins w:id="294" w:author="Author"/>
          <w:rFonts w:ascii="Arial" w:hAnsi="Arial" w:cs="Arial"/>
          <w:sz w:val="24"/>
        </w:rPr>
      </w:pPr>
    </w:p>
    <w:p w14:paraId="439A6514" w14:textId="77777777" w:rsidR="008E6527" w:rsidRDefault="008E6527" w:rsidP="008E6527">
      <w:pPr>
        <w:spacing w:after="0" w:line="240" w:lineRule="auto"/>
        <w:rPr>
          <w:ins w:id="295" w:author="Author"/>
          <w:rFonts w:ascii="Arial" w:hAnsi="Arial" w:cs="Arial"/>
          <w:sz w:val="24"/>
        </w:rPr>
      </w:pPr>
    </w:p>
    <w:p w14:paraId="13610D6D" w14:textId="77777777" w:rsidR="000809BF" w:rsidRDefault="000809BF" w:rsidP="000809BF">
      <w:pPr>
        <w:spacing w:after="0"/>
        <w:rPr>
          <w:ins w:id="296" w:author="Author"/>
        </w:rPr>
      </w:pPr>
      <w:ins w:id="297" w:author="Author">
        <w:r>
          <w:t>Response Body:</w:t>
        </w:r>
      </w:ins>
    </w:p>
    <w:p w14:paraId="0D4CB856" w14:textId="77777777" w:rsidR="000809BF" w:rsidRDefault="000809BF" w:rsidP="000809BF">
      <w:pPr>
        <w:rPr>
          <w:ins w:id="298" w:author="Author"/>
        </w:rPr>
      </w:pPr>
      <w:ins w:id="299" w:author="Author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89984" behindDoc="0" locked="0" layoutInCell="1" allowOverlap="1" wp14:anchorId="14FCE57E" wp14:editId="7CDBDB7C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121920</wp:posOffset>
                  </wp:positionV>
                  <wp:extent cx="5438140" cy="1650365"/>
                  <wp:effectExtent l="0" t="0" r="10160" b="26035"/>
                  <wp:wrapSquare wrapText="bothSides"/>
                  <wp:docPr id="6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38140" cy="1650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040258" w14:textId="77777777" w:rsidR="007C57FA" w:rsidRPr="00E27345" w:rsidRDefault="007C57FA" w:rsidP="000809B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{</w:t>
                              </w:r>
                            </w:p>
                            <w:p w14:paraId="4BDA9281" w14:textId="794E8C17" w:rsidR="007C57FA" w:rsidRPr="00E27345" w:rsidRDefault="007C57FA" w:rsidP="000809B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"operation": "</w:t>
                              </w:r>
                              <w:r w:rsidRPr="001E323F">
                                <w:t xml:space="preserve"> </w:t>
                              </w:r>
                              <w:del w:id="300" w:author="Author">
                                <w:r w:rsidRPr="00A078BF" w:rsidDel="000809BF">
                                  <w:delText>Envelope</w:delText>
                                </w:r>
                                <w:r w:rsidDel="000809BF">
                                  <w:delText>Approve</w:delText>
                                </w:r>
                              </w:del>
                              <w:ins w:id="301" w:author="Author">
                                <w:r w:rsidRPr="00A078BF">
                                  <w:t>Envelope</w:t>
                                </w:r>
                                <w:r>
                                  <w:t>Reject</w:t>
                                </w:r>
                              </w:ins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",</w:t>
                              </w:r>
                            </w:p>
                            <w:p w14:paraId="1B3342F9" w14:textId="77777777" w:rsidR="007C57FA" w:rsidRPr="00E27345" w:rsidRDefault="007C57FA" w:rsidP="000809B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"meta": {</w:t>
                              </w:r>
                            </w:p>
                            <w:p w14:paraId="189D085A" w14:textId="77777777" w:rsidR="007C57FA" w:rsidRPr="00E27345" w:rsidRDefault="007C57FA" w:rsidP="000809B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"status": 200,</w:t>
                              </w:r>
                            </w:p>
                            <w:p w14:paraId="5B561985" w14:textId="77777777" w:rsidR="007C57FA" w:rsidRPr="00E27345" w:rsidRDefault="007C57FA" w:rsidP="000809B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"exception": {</w:t>
                              </w:r>
                            </w:p>
                            <w:p w14:paraId="111DDF55" w14:textId="77777777" w:rsidR="007C57FA" w:rsidRPr="00E27345" w:rsidRDefault="007C57FA" w:rsidP="000809B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"message": "",</w:t>
                              </w:r>
                            </w:p>
                            <w:p w14:paraId="420D7574" w14:textId="77777777" w:rsidR="007C57FA" w:rsidRPr="00E27345" w:rsidRDefault="007C57FA" w:rsidP="000809B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"stacktrace": ""</w:t>
                              </w:r>
                            </w:p>
                            <w:p w14:paraId="195FB81D" w14:textId="77777777" w:rsidR="007C57FA" w:rsidRPr="00E27345" w:rsidRDefault="007C57FA" w:rsidP="000809B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}</w:t>
                              </w:r>
                            </w:p>
                            <w:p w14:paraId="0826E344" w14:textId="5D2C9078" w:rsidR="007C57FA" w:rsidRDefault="007C57FA" w:rsidP="000809BF">
                              <w:pPr>
                                <w:spacing w:after="0" w:line="240" w:lineRule="auto"/>
                                <w:rPr>
                                  <w:ins w:id="302" w:author="Author"/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</w: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ab/>
                                <w:t>},</w:t>
                              </w:r>
                            </w:p>
                            <w:p w14:paraId="11AF3A6A" w14:textId="09E4CD16" w:rsidR="007C57FA" w:rsidRPr="00E27345" w:rsidRDefault="007C57FA" w:rsidP="000809B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ins w:id="303" w:author="Author"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ab/>
                                  <w:t>"newEnvelopeId</w:t>
                                </w:r>
                                <w:r w:rsidRPr="00E27345"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>":</w:t>
                                </w:r>
                                <w:r>
                                  <w:rPr>
                                    <w:rFonts w:ascii="Courier New" w:hAnsi="Courier New" w:cs="Courier New"/>
                                    <w:sz w:val="18"/>
                                    <w:szCs w:val="18"/>
                                  </w:rPr>
                                  <w:t xml:space="preserve"> envelope GUID</w:t>
                                </w:r>
                              </w:ins>
                            </w:p>
                            <w:p w14:paraId="56E95A0E" w14:textId="77777777" w:rsidR="007C57FA" w:rsidRPr="00F94B6E" w:rsidRDefault="007C57FA" w:rsidP="000809B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 w:rsidRPr="00E27345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14FCE57E" id="_x0000_s1031" type="#_x0000_t202" style="position:absolute;margin-left:-3.3pt;margin-top:9.6pt;width:428.2pt;height:129.9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">
                  <v:textbox>
                    <w:txbxContent>
                      <w:p w14:paraId="03040258" w14:textId="77777777" w:rsidR="007C57FA" w:rsidRPr="00E27345" w:rsidRDefault="007C57FA" w:rsidP="000809B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{</w:t>
                        </w:r>
                      </w:p>
                      <w:p w14:paraId="4BDA9281" w14:textId="794E8C17" w:rsidR="007C57FA" w:rsidRPr="00E27345" w:rsidRDefault="007C57FA" w:rsidP="000809B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"operation": "</w:t>
                        </w:r>
                        <w:r w:rsidRPr="001E323F">
                          <w:t xml:space="preserve"> </w:t>
                        </w:r>
                        <w:del w:id="291" w:author="Author">
                          <w:r w:rsidRPr="00A078BF" w:rsidDel="000809BF">
                            <w:delText>Envelope</w:delText>
                          </w:r>
                          <w:r w:rsidDel="000809BF">
                            <w:delText>Approve</w:delText>
                          </w:r>
                        </w:del>
                        <w:ins w:id="292" w:author="Author">
                          <w:r w:rsidRPr="00A078BF">
                            <w:t>Envelope</w:t>
                          </w:r>
                          <w:r>
                            <w:t>Reject</w:t>
                          </w:r>
                        </w:ins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",</w:t>
                        </w:r>
                      </w:p>
                      <w:p w14:paraId="1B3342F9" w14:textId="77777777" w:rsidR="007C57FA" w:rsidRPr="00E27345" w:rsidRDefault="007C57FA" w:rsidP="000809B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"meta": {</w:t>
                        </w:r>
                      </w:p>
                      <w:p w14:paraId="189D085A" w14:textId="77777777" w:rsidR="007C57FA" w:rsidRPr="00E27345" w:rsidRDefault="007C57FA" w:rsidP="000809B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"status": 200,</w:t>
                        </w:r>
                      </w:p>
                      <w:p w14:paraId="5B561985" w14:textId="77777777" w:rsidR="007C57FA" w:rsidRPr="00E27345" w:rsidRDefault="007C57FA" w:rsidP="000809B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"exception": {</w:t>
                        </w:r>
                      </w:p>
                      <w:p w14:paraId="111DDF55" w14:textId="77777777" w:rsidR="007C57FA" w:rsidRPr="00E27345" w:rsidRDefault="007C57FA" w:rsidP="000809B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"message": "",</w:t>
                        </w:r>
                      </w:p>
                      <w:p w14:paraId="420D7574" w14:textId="77777777" w:rsidR="007C57FA" w:rsidRPr="00E27345" w:rsidRDefault="007C57FA" w:rsidP="000809B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"stacktrace": ""</w:t>
                        </w:r>
                      </w:p>
                      <w:p w14:paraId="195FB81D" w14:textId="77777777" w:rsidR="007C57FA" w:rsidRPr="00E27345" w:rsidRDefault="007C57FA" w:rsidP="000809B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 </w:t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}</w:t>
                        </w:r>
                      </w:p>
                      <w:p w14:paraId="0826E344" w14:textId="5D2C9078" w:rsidR="007C57FA" w:rsidRDefault="007C57FA" w:rsidP="000809BF">
                        <w:pPr>
                          <w:spacing w:after="0" w:line="240" w:lineRule="auto"/>
                          <w:rPr>
                            <w:ins w:id="293" w:author="Author"/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</w: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ab/>
                          <w:t>},</w:t>
                        </w:r>
                      </w:p>
                      <w:p w14:paraId="11AF3A6A" w14:textId="09E4CD16" w:rsidR="007C57FA" w:rsidRPr="00E27345" w:rsidRDefault="007C57FA" w:rsidP="000809B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ins w:id="294" w:author="Author"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ab/>
                            <w:t>"newEnvelopeId</w:t>
                          </w:r>
                          <w:r w:rsidRPr="00E27345"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>":</w:t>
                          </w:r>
                          <w:r>
                            <w:rPr>
                              <w:rFonts w:ascii="Courier New" w:hAnsi="Courier New" w:cs="Courier New"/>
                              <w:sz w:val="18"/>
                              <w:szCs w:val="18"/>
                            </w:rPr>
                            <w:t xml:space="preserve"> envelope GUID</w:t>
                          </w:r>
                        </w:ins>
                      </w:p>
                      <w:p w14:paraId="56E95A0E" w14:textId="77777777" w:rsidR="007C57FA" w:rsidRPr="00F94B6E" w:rsidRDefault="007C57FA" w:rsidP="000809B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 w:rsidRPr="00E27345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}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</w:p>
    <w:p w14:paraId="53487563" w14:textId="77777777" w:rsidR="000809BF" w:rsidRDefault="000809BF" w:rsidP="000809BF">
      <w:pPr>
        <w:spacing w:after="0" w:line="240" w:lineRule="auto"/>
        <w:rPr>
          <w:ins w:id="304" w:author="Author"/>
          <w:rFonts w:ascii="Arial" w:hAnsi="Arial" w:cs="Arial"/>
          <w:sz w:val="24"/>
        </w:rPr>
      </w:pPr>
    </w:p>
    <w:p w14:paraId="1DCC2F02" w14:textId="77777777" w:rsidR="000809BF" w:rsidRDefault="000809BF" w:rsidP="000809BF">
      <w:pPr>
        <w:spacing w:after="0" w:line="240" w:lineRule="auto"/>
        <w:rPr>
          <w:ins w:id="305" w:author="Author"/>
          <w:rFonts w:ascii="Arial" w:hAnsi="Arial" w:cs="Arial"/>
          <w:sz w:val="24"/>
        </w:rPr>
      </w:pPr>
    </w:p>
    <w:p w14:paraId="3D34239D" w14:textId="77777777" w:rsidR="000809BF" w:rsidRDefault="000809BF" w:rsidP="000809BF">
      <w:pPr>
        <w:spacing w:after="0" w:line="240" w:lineRule="auto"/>
        <w:rPr>
          <w:ins w:id="306" w:author="Author"/>
          <w:rFonts w:ascii="Arial" w:hAnsi="Arial" w:cs="Arial"/>
          <w:sz w:val="24"/>
        </w:rPr>
      </w:pPr>
    </w:p>
    <w:p w14:paraId="1447073E" w14:textId="77777777" w:rsidR="000809BF" w:rsidRDefault="000809BF" w:rsidP="000809BF">
      <w:pPr>
        <w:spacing w:after="0" w:line="240" w:lineRule="auto"/>
        <w:rPr>
          <w:ins w:id="307" w:author="Author"/>
          <w:rFonts w:ascii="Arial" w:hAnsi="Arial" w:cs="Arial"/>
          <w:sz w:val="24"/>
        </w:rPr>
      </w:pPr>
    </w:p>
    <w:p w14:paraId="03ED9AC3" w14:textId="77777777" w:rsidR="000809BF" w:rsidRDefault="000809BF" w:rsidP="000809BF">
      <w:pPr>
        <w:spacing w:after="0" w:line="240" w:lineRule="auto"/>
        <w:rPr>
          <w:ins w:id="308" w:author="Author"/>
          <w:rFonts w:ascii="Arial" w:hAnsi="Arial" w:cs="Arial"/>
          <w:sz w:val="24"/>
        </w:rPr>
      </w:pPr>
    </w:p>
    <w:p w14:paraId="4D56D805" w14:textId="77777777" w:rsidR="000809BF" w:rsidRDefault="000809BF" w:rsidP="000809BF">
      <w:pPr>
        <w:spacing w:after="0" w:line="240" w:lineRule="auto"/>
        <w:rPr>
          <w:ins w:id="309" w:author="Author"/>
          <w:rFonts w:ascii="Arial" w:hAnsi="Arial" w:cs="Arial"/>
          <w:sz w:val="24"/>
        </w:rPr>
      </w:pPr>
    </w:p>
    <w:p w14:paraId="17AA25F7" w14:textId="77777777" w:rsidR="000809BF" w:rsidRDefault="000809BF" w:rsidP="000809BF">
      <w:pPr>
        <w:spacing w:after="0" w:line="240" w:lineRule="auto"/>
        <w:rPr>
          <w:ins w:id="310" w:author="Author"/>
          <w:rFonts w:ascii="Arial" w:hAnsi="Arial" w:cs="Arial"/>
          <w:sz w:val="24"/>
        </w:rPr>
      </w:pPr>
    </w:p>
    <w:p w14:paraId="757F28A7" w14:textId="77777777" w:rsidR="000809BF" w:rsidRDefault="000809BF" w:rsidP="000809BF">
      <w:pPr>
        <w:spacing w:after="0" w:line="240" w:lineRule="auto"/>
        <w:rPr>
          <w:ins w:id="311" w:author="Author"/>
          <w:rFonts w:ascii="Arial" w:hAnsi="Arial" w:cs="Arial"/>
          <w:sz w:val="24"/>
        </w:rPr>
      </w:pPr>
    </w:p>
    <w:p w14:paraId="2A478A27" w14:textId="77777777" w:rsidR="000809BF" w:rsidRDefault="000809BF" w:rsidP="000809BF">
      <w:pPr>
        <w:spacing w:after="0" w:line="240" w:lineRule="auto"/>
        <w:rPr>
          <w:ins w:id="312" w:author="Author"/>
          <w:rFonts w:ascii="Arial" w:hAnsi="Arial" w:cs="Arial"/>
          <w:sz w:val="24"/>
        </w:rPr>
      </w:pPr>
    </w:p>
    <w:p w14:paraId="158BBAD6" w14:textId="77777777" w:rsidR="000809BF" w:rsidRDefault="000809BF" w:rsidP="000809BF">
      <w:pPr>
        <w:rPr>
          <w:ins w:id="313" w:author="Author"/>
        </w:rPr>
      </w:pPr>
    </w:p>
    <w:p w14:paraId="2C8B4DDA" w14:textId="77777777" w:rsidR="000809BF" w:rsidRDefault="000809BF" w:rsidP="000809BF">
      <w:pPr>
        <w:rPr>
          <w:ins w:id="314" w:author="Author"/>
        </w:rPr>
      </w:pPr>
      <w:ins w:id="315" w:author="Author">
        <w:r>
          <w:t>Implementation Details:</w:t>
        </w:r>
      </w:ins>
    </w:p>
    <w:p w14:paraId="7736812E" w14:textId="36A58A8D" w:rsidR="000809BF" w:rsidRDefault="000809BF" w:rsidP="000809BF">
      <w:pPr>
        <w:pStyle w:val="ListParagraph"/>
        <w:numPr>
          <w:ilvl w:val="0"/>
          <w:numId w:val="40"/>
        </w:numPr>
        <w:rPr>
          <w:ins w:id="316" w:author="Author"/>
        </w:rPr>
      </w:pPr>
      <w:ins w:id="317" w:author="Author">
        <w:r>
          <w:t>Authenticate against docusign (</w:t>
        </w:r>
        <w:r w:rsidRPr="009E56D4">
          <w:t>/restapi/v2/login_information?api_password=true</w:t>
        </w:r>
        <w:r>
          <w:t xml:space="preserve">). </w:t>
        </w:r>
      </w:ins>
    </w:p>
    <w:p w14:paraId="07C124C8" w14:textId="610A04F5" w:rsidR="00366AA4" w:rsidRDefault="00366AA4" w:rsidP="000809BF">
      <w:pPr>
        <w:pStyle w:val="ListParagraph"/>
        <w:numPr>
          <w:ilvl w:val="0"/>
          <w:numId w:val="40"/>
        </w:numPr>
        <w:rPr>
          <w:ins w:id="318" w:author="Author"/>
        </w:rPr>
      </w:pPr>
      <w:ins w:id="319" w:author="Author">
        <w:r>
          <w:t>Create a new envelope that is a copy of the old envelope to send it back to the initial signer</w:t>
        </w:r>
        <w:r w:rsidR="00C754F3">
          <w:t>. Use POST /restapi/v2/{accountId}/envelopes API method. To use this method the main task is to properly populate the request data for posting. The request should look like this:</w:t>
        </w:r>
      </w:ins>
    </w:p>
    <w:p w14:paraId="45C242CE" w14:textId="77777777" w:rsidR="00C754F3" w:rsidRDefault="00C754F3" w:rsidP="00C754F3">
      <w:pPr>
        <w:pStyle w:val="ListParagraph"/>
        <w:rPr>
          <w:ins w:id="320" w:author="Author"/>
        </w:rPr>
      </w:pPr>
    </w:p>
    <w:p w14:paraId="66D86431" w14:textId="71C5A119" w:rsidR="00C754F3" w:rsidRDefault="00C754F3" w:rsidP="00C754F3">
      <w:pPr>
        <w:pStyle w:val="ListParagraph"/>
        <w:rPr>
          <w:ins w:id="321" w:author="Author"/>
        </w:rPr>
      </w:pPr>
      <w:ins w:id="322" w:author="Author">
        <w:r>
          <w:t>{</w:t>
        </w:r>
      </w:ins>
    </w:p>
    <w:p w14:paraId="16889022" w14:textId="714C1E5F" w:rsidR="00C754F3" w:rsidRDefault="00C754F3" w:rsidP="00C754F3">
      <w:pPr>
        <w:pStyle w:val="ListParagraph"/>
        <w:rPr>
          <w:ins w:id="323" w:author="Author"/>
        </w:rPr>
      </w:pPr>
      <w:ins w:id="324" w:author="Author">
        <w:r>
          <w:tab/>
          <w:t>"templateId": "&lt;templateId&gt;",</w:t>
        </w:r>
      </w:ins>
    </w:p>
    <w:p w14:paraId="100E2426" w14:textId="3AE78486" w:rsidR="00C754F3" w:rsidRDefault="00C754F3" w:rsidP="00C754F3">
      <w:pPr>
        <w:pStyle w:val="ListParagraph"/>
        <w:rPr>
          <w:ins w:id="325" w:author="Author"/>
        </w:rPr>
      </w:pPr>
      <w:ins w:id="326" w:author="Author">
        <w:r>
          <w:lastRenderedPageBreak/>
          <w:tab/>
          <w:t>"status": "sent",</w:t>
        </w:r>
      </w:ins>
    </w:p>
    <w:p w14:paraId="53D30DF0" w14:textId="7AECBC76" w:rsidR="00F955FD" w:rsidRDefault="00F955FD" w:rsidP="00F955FD">
      <w:pPr>
        <w:pStyle w:val="ListParagraph"/>
        <w:rPr>
          <w:ins w:id="327" w:author="Author"/>
        </w:rPr>
      </w:pPr>
      <w:ins w:id="328" w:author="Author">
        <w:r>
          <w:t xml:space="preserve">  </w:t>
        </w:r>
        <w:r>
          <w:tab/>
        </w:r>
        <w:r>
          <w:t>"emailSubject": "</w:t>
        </w:r>
        <w:r>
          <w:t>&lt;request.emailSubject&gt;</w:t>
        </w:r>
        <w:r>
          <w:t>",</w:t>
        </w:r>
      </w:ins>
    </w:p>
    <w:p w14:paraId="5ED3DFD2" w14:textId="2D0EF3F0" w:rsidR="00F955FD" w:rsidRDefault="00F955FD" w:rsidP="00F955FD">
      <w:pPr>
        <w:pStyle w:val="ListParagraph"/>
        <w:rPr>
          <w:ins w:id="329" w:author="Author"/>
        </w:rPr>
      </w:pPr>
      <w:ins w:id="330" w:author="Author">
        <w:r>
          <w:t xml:space="preserve">  </w:t>
        </w:r>
        <w:r>
          <w:tab/>
        </w:r>
        <w:r>
          <w:t>"emailBlurb": "</w:t>
        </w:r>
        <w:r>
          <w:t>&lt;request.emailMessage&gt;</w:t>
        </w:r>
        <w:r>
          <w:t>",</w:t>
        </w:r>
        <w:bookmarkStart w:id="331" w:name="_GoBack"/>
        <w:bookmarkEnd w:id="331"/>
      </w:ins>
    </w:p>
    <w:p w14:paraId="098D7756" w14:textId="7A44788F" w:rsidR="00C754F3" w:rsidRDefault="00C754F3" w:rsidP="00C754F3">
      <w:pPr>
        <w:pStyle w:val="ListParagraph"/>
        <w:rPr>
          <w:ins w:id="332" w:author="Author"/>
        </w:rPr>
      </w:pPr>
      <w:ins w:id="333" w:author="Author">
        <w:r>
          <w:tab/>
          <w:t>"templateRoles": [</w:t>
        </w:r>
      </w:ins>
    </w:p>
    <w:p w14:paraId="1327D432" w14:textId="2C4030BA" w:rsidR="00C754F3" w:rsidRDefault="00C754F3" w:rsidP="00C754F3">
      <w:pPr>
        <w:pStyle w:val="ListParagraph"/>
        <w:rPr>
          <w:ins w:id="334" w:author="Author"/>
        </w:rPr>
      </w:pPr>
      <w:ins w:id="335" w:author="Author">
        <w:r>
          <w:tab/>
        </w:r>
        <w:r>
          <w:tab/>
          <w:t>{</w:t>
        </w:r>
      </w:ins>
    </w:p>
    <w:p w14:paraId="0AC827B9" w14:textId="7604705F" w:rsidR="00C754F3" w:rsidRDefault="00C754F3" w:rsidP="00C754F3">
      <w:pPr>
        <w:pStyle w:val="ListParagraph"/>
        <w:rPr>
          <w:ins w:id="336" w:author="Author"/>
        </w:rPr>
      </w:pPr>
      <w:ins w:id="337" w:author="Author">
        <w:r>
          <w:tab/>
        </w:r>
        <w:r>
          <w:tab/>
        </w:r>
        <w:r>
          <w:tab/>
          <w:t>"email":"&lt;recipientEmail&gt;",</w:t>
        </w:r>
      </w:ins>
    </w:p>
    <w:p w14:paraId="3BA8A1B9" w14:textId="78E55E00" w:rsidR="00C754F3" w:rsidRDefault="00C754F3" w:rsidP="00C754F3">
      <w:pPr>
        <w:pStyle w:val="ListParagraph"/>
        <w:rPr>
          <w:ins w:id="338" w:author="Author"/>
        </w:rPr>
      </w:pPr>
      <w:ins w:id="339" w:author="Author">
        <w:r>
          <w:tab/>
        </w:r>
        <w:r>
          <w:tab/>
        </w:r>
        <w:r>
          <w:tab/>
          <w:t>"name": "&lt;recipientName&gt;",</w:t>
        </w:r>
      </w:ins>
    </w:p>
    <w:p w14:paraId="4F5114EA" w14:textId="4B520DDA" w:rsidR="00C754F3" w:rsidRDefault="00C754F3" w:rsidP="00C754F3">
      <w:pPr>
        <w:pStyle w:val="ListParagraph"/>
        <w:rPr>
          <w:ins w:id="340" w:author="Author"/>
        </w:rPr>
      </w:pPr>
      <w:ins w:id="341" w:author="Author">
        <w:r>
          <w:tab/>
        </w:r>
        <w:r>
          <w:tab/>
        </w:r>
        <w:r>
          <w:tab/>
          <w:t>"roleName":"&lt;recipientRole&gt;",</w:t>
        </w:r>
      </w:ins>
    </w:p>
    <w:p w14:paraId="749C459F" w14:textId="29847851" w:rsidR="00C754F3" w:rsidRDefault="00C754F3" w:rsidP="00C754F3">
      <w:pPr>
        <w:pStyle w:val="ListParagraph"/>
        <w:rPr>
          <w:ins w:id="342" w:author="Author"/>
        </w:rPr>
      </w:pPr>
      <w:ins w:id="343" w:author="Author">
        <w:r>
          <w:tab/>
        </w:r>
        <w:r>
          <w:tab/>
        </w:r>
        <w:r>
          <w:tab/>
          <w:t>"tabs" : {</w:t>
        </w:r>
      </w:ins>
    </w:p>
    <w:p w14:paraId="2A27E531" w14:textId="74F8E34F" w:rsidR="00C754F3" w:rsidRDefault="00C754F3" w:rsidP="00C754F3">
      <w:pPr>
        <w:pStyle w:val="ListParagraph"/>
        <w:rPr>
          <w:ins w:id="344" w:author="Author"/>
        </w:rPr>
      </w:pPr>
      <w:ins w:id="345" w:author="Author">
        <w:r>
          <w:tab/>
        </w:r>
        <w:r>
          <w:tab/>
        </w:r>
        <w:r>
          <w:tab/>
        </w:r>
        <w:r>
          <w:tab/>
          <w:t>"textTabs": [</w:t>
        </w:r>
      </w:ins>
    </w:p>
    <w:p w14:paraId="5790492A" w14:textId="269BF285" w:rsidR="00C754F3" w:rsidRDefault="00C754F3" w:rsidP="00C754F3">
      <w:pPr>
        <w:pStyle w:val="ListParagraph"/>
        <w:rPr>
          <w:ins w:id="346" w:author="Author"/>
        </w:rPr>
      </w:pPr>
      <w:ins w:id="347" w:author="Author">
        <w:r>
          <w:tab/>
        </w:r>
        <w:r>
          <w:tab/>
        </w:r>
        <w:r>
          <w:tab/>
        </w:r>
        <w:r>
          <w:tab/>
        </w:r>
        <w:r>
          <w:tab/>
          <w:t>{</w:t>
        </w:r>
      </w:ins>
    </w:p>
    <w:p w14:paraId="5553AB38" w14:textId="707A8615" w:rsidR="00C754F3" w:rsidRDefault="00C754F3" w:rsidP="00C754F3">
      <w:pPr>
        <w:pStyle w:val="ListParagraph"/>
        <w:rPr>
          <w:ins w:id="348" w:author="Author"/>
        </w:rPr>
      </w:pPr>
      <w:ins w:id="349" w:author="Author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t>"tabLabel": "</w:t>
        </w:r>
        <w:r w:rsidR="005B20DE">
          <w:t>&lt;form_data[i].name&gt;</w:t>
        </w:r>
        <w:r>
          <w:t>",</w:t>
        </w:r>
      </w:ins>
    </w:p>
    <w:p w14:paraId="05DC70D1" w14:textId="7D83D874" w:rsidR="00C754F3" w:rsidRDefault="005B20DE" w:rsidP="00C754F3">
      <w:pPr>
        <w:pStyle w:val="ListParagraph"/>
        <w:rPr>
          <w:ins w:id="350" w:author="Author"/>
        </w:rPr>
      </w:pPr>
      <w:ins w:id="351" w:author="Author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 w:rsidR="00C754F3">
          <w:t>"value": "</w:t>
        </w:r>
        <w:r>
          <w:t>&lt;form_data[i].value&gt;</w:t>
        </w:r>
        <w:r w:rsidR="00C754F3">
          <w:t>",</w:t>
        </w:r>
      </w:ins>
    </w:p>
    <w:p w14:paraId="74E0C3DC" w14:textId="6A7E4C57" w:rsidR="00C754F3" w:rsidRDefault="00C754F3" w:rsidP="00C754F3">
      <w:pPr>
        <w:pStyle w:val="ListParagraph"/>
        <w:rPr>
          <w:ins w:id="352" w:author="Author"/>
        </w:rPr>
      </w:pPr>
      <w:ins w:id="353" w:author="Author">
        <w:r>
          <w:t xml:space="preserve">            </w:t>
        </w:r>
        <w:r>
          <w:tab/>
        </w:r>
        <w:r>
          <w:tab/>
        </w:r>
        <w:r>
          <w:tab/>
        </w:r>
        <w:r>
          <w:tab/>
        </w:r>
        <w:r w:rsidR="005B20DE">
          <w:tab/>
        </w:r>
        <w:r w:rsidR="005B20DE">
          <w:tab/>
        </w:r>
        <w:r>
          <w:t>"fontColor": "</w:t>
        </w:r>
        <w:r w:rsidR="005B20DE">
          <w:t xml:space="preserve">&lt;request.updateFormData[form_data[i].name].isHighlighted==true ?? </w:t>
        </w:r>
        <w:r>
          <w:t>BrightRed</w:t>
        </w:r>
        <w:r w:rsidR="005B20DE">
          <w:t>: Black&gt;"</w:t>
        </w:r>
      </w:ins>
    </w:p>
    <w:p w14:paraId="7E1EDAB7" w14:textId="488160B0" w:rsidR="00C754F3" w:rsidRDefault="005B20DE" w:rsidP="00C754F3">
      <w:pPr>
        <w:pStyle w:val="ListParagraph"/>
        <w:rPr>
          <w:ins w:id="354" w:author="Author"/>
        </w:rPr>
      </w:pPr>
      <w:ins w:id="355" w:author="Author">
        <w:r>
          <w:tab/>
        </w:r>
        <w:r>
          <w:tab/>
        </w:r>
        <w:r>
          <w:tab/>
        </w:r>
        <w:r>
          <w:tab/>
        </w:r>
        <w:r>
          <w:tab/>
          <w:t>}</w:t>
        </w:r>
      </w:ins>
    </w:p>
    <w:p w14:paraId="054CB7D9" w14:textId="77777777" w:rsidR="00C754F3" w:rsidRDefault="00C754F3" w:rsidP="00C754F3">
      <w:pPr>
        <w:pStyle w:val="ListParagraph"/>
        <w:rPr>
          <w:ins w:id="356" w:author="Author"/>
        </w:rPr>
      </w:pPr>
    </w:p>
    <w:p w14:paraId="6B35B46E" w14:textId="2AC1D7E4" w:rsidR="00C754F3" w:rsidRDefault="00C754F3" w:rsidP="00C754F3">
      <w:pPr>
        <w:pStyle w:val="ListParagraph"/>
        <w:rPr>
          <w:ins w:id="357" w:author="Author"/>
        </w:rPr>
      </w:pPr>
      <w:ins w:id="358" w:author="Author">
        <w:r>
          <w:tab/>
        </w:r>
        <w:r>
          <w:tab/>
        </w:r>
        <w:r>
          <w:tab/>
        </w:r>
        <w:r>
          <w:tab/>
        </w:r>
        <w:r>
          <w:tab/>
          <w:t>]</w:t>
        </w:r>
      </w:ins>
    </w:p>
    <w:p w14:paraId="0657CD6F" w14:textId="066E09CB" w:rsidR="00C754F3" w:rsidRDefault="00C754F3" w:rsidP="00C754F3">
      <w:pPr>
        <w:pStyle w:val="ListParagraph"/>
        <w:rPr>
          <w:ins w:id="359" w:author="Author"/>
        </w:rPr>
      </w:pPr>
      <w:ins w:id="360" w:author="Author">
        <w:r>
          <w:tab/>
        </w:r>
        <w:r>
          <w:tab/>
        </w:r>
        <w:r>
          <w:tab/>
        </w:r>
        <w:r>
          <w:tab/>
          <w:t>}</w:t>
        </w:r>
      </w:ins>
    </w:p>
    <w:p w14:paraId="7170DD55" w14:textId="77777777" w:rsidR="00C754F3" w:rsidRDefault="00C754F3" w:rsidP="00C754F3">
      <w:pPr>
        <w:pStyle w:val="ListParagraph"/>
        <w:rPr>
          <w:ins w:id="361" w:author="Author"/>
        </w:rPr>
      </w:pPr>
      <w:ins w:id="362" w:author="Author">
        <w:r>
          <w:tab/>
        </w:r>
        <w:r>
          <w:tab/>
        </w:r>
        <w:r>
          <w:tab/>
          <w:t>}</w:t>
        </w:r>
      </w:ins>
    </w:p>
    <w:p w14:paraId="11E8070F" w14:textId="77777777" w:rsidR="00C754F3" w:rsidRDefault="00C754F3" w:rsidP="00C754F3">
      <w:pPr>
        <w:pStyle w:val="ListParagraph"/>
        <w:rPr>
          <w:ins w:id="363" w:author="Author"/>
        </w:rPr>
      </w:pPr>
      <w:ins w:id="364" w:author="Author">
        <w:r>
          <w:tab/>
        </w:r>
        <w:r>
          <w:tab/>
          <w:t>]</w:t>
        </w:r>
      </w:ins>
    </w:p>
    <w:p w14:paraId="0D63839F" w14:textId="77777777" w:rsidR="00C754F3" w:rsidRDefault="00C754F3" w:rsidP="00C754F3">
      <w:pPr>
        <w:pStyle w:val="ListParagraph"/>
        <w:rPr>
          <w:ins w:id="365" w:author="Author"/>
        </w:rPr>
      </w:pPr>
      <w:ins w:id="366" w:author="Author">
        <w:r>
          <w:tab/>
        </w:r>
      </w:ins>
    </w:p>
    <w:p w14:paraId="586D0E6F" w14:textId="3DBD34F1" w:rsidR="00C754F3" w:rsidRDefault="00C754F3">
      <w:pPr>
        <w:pStyle w:val="ListParagraph"/>
        <w:rPr>
          <w:ins w:id="367" w:author="Author"/>
        </w:rPr>
        <w:pPrChange w:id="368" w:author="Author">
          <w:pPr>
            <w:pStyle w:val="ListParagraph"/>
            <w:numPr>
              <w:numId w:val="40"/>
            </w:numPr>
            <w:ind w:hanging="360"/>
          </w:pPr>
        </w:pPrChange>
      </w:pPr>
      <w:ins w:id="369" w:author="Author">
        <w:r>
          <w:t>}</w:t>
        </w:r>
      </w:ins>
    </w:p>
    <w:p w14:paraId="1567600F" w14:textId="2284AF5E" w:rsidR="0097440C" w:rsidRDefault="005B20DE">
      <w:pPr>
        <w:pStyle w:val="ListParagraph"/>
        <w:numPr>
          <w:ilvl w:val="1"/>
          <w:numId w:val="40"/>
        </w:numPr>
        <w:rPr>
          <w:ins w:id="370" w:author="Author"/>
        </w:rPr>
        <w:pPrChange w:id="371" w:author="Author">
          <w:pPr>
            <w:pStyle w:val="ListParagraph"/>
            <w:numPr>
              <w:numId w:val="40"/>
            </w:numPr>
            <w:ind w:hanging="360"/>
          </w:pPr>
        </w:pPrChange>
      </w:pPr>
      <w:ins w:id="372" w:author="Author">
        <w:r>
          <w:t xml:space="preserve">To get templateId use </w:t>
        </w:r>
        <w:r w:rsidRPr="005B20DE">
          <w:t>/restapi/v2/accounts/</w:t>
        </w:r>
        <w:r>
          <w:t>{accountId}</w:t>
        </w:r>
        <w:r w:rsidRPr="005B20DE">
          <w:t>/envelopes/</w:t>
        </w:r>
        <w:r>
          <w:t>{envelopeId}</w:t>
        </w:r>
        <w:r w:rsidRPr="005B20DE">
          <w:t>/templates</w:t>
        </w:r>
        <w:r>
          <w:t xml:space="preserve"> and get templates[0].templateId</w:t>
        </w:r>
      </w:ins>
    </w:p>
    <w:p w14:paraId="33B9BC9F" w14:textId="502775C4" w:rsidR="005B20DE" w:rsidRDefault="00D57748">
      <w:pPr>
        <w:pStyle w:val="ListParagraph"/>
        <w:numPr>
          <w:ilvl w:val="1"/>
          <w:numId w:val="40"/>
        </w:numPr>
        <w:rPr>
          <w:ins w:id="373" w:author="Author"/>
        </w:rPr>
        <w:pPrChange w:id="374" w:author="Author">
          <w:pPr>
            <w:pStyle w:val="ListParagraph"/>
            <w:numPr>
              <w:numId w:val="40"/>
            </w:numPr>
            <w:ind w:hanging="360"/>
          </w:pPr>
        </w:pPrChange>
      </w:pPr>
      <w:ins w:id="375" w:author="Author">
        <w:r>
          <w:t xml:space="preserve">To get recipient information use </w:t>
        </w:r>
        <w:r w:rsidRPr="005B20DE">
          <w:t>/restapi/v2/accounts/</w:t>
        </w:r>
        <w:r>
          <w:t>{accountId}</w:t>
        </w:r>
        <w:r w:rsidRPr="005B20DE">
          <w:t>/envelopes/</w:t>
        </w:r>
        <w:r>
          <w:t>{envelopeId}</w:t>
        </w:r>
        <w:r w:rsidRPr="005B20DE">
          <w:t>/</w:t>
        </w:r>
        <w:r>
          <w:t>recipients. Then search for the record with status completed in signers collection and use its name, email and roleName (signers[status==completed].roleName)</w:t>
        </w:r>
      </w:ins>
    </w:p>
    <w:p w14:paraId="41838B37" w14:textId="77777777" w:rsidR="0036666D" w:rsidRDefault="00D57748">
      <w:pPr>
        <w:pStyle w:val="ListParagraph"/>
        <w:numPr>
          <w:ilvl w:val="1"/>
          <w:numId w:val="40"/>
        </w:numPr>
        <w:rPr>
          <w:ins w:id="376" w:author="Author"/>
        </w:rPr>
        <w:pPrChange w:id="377" w:author="Author">
          <w:pPr>
            <w:pStyle w:val="ListParagraph"/>
            <w:numPr>
              <w:numId w:val="40"/>
            </w:numPr>
            <w:ind w:hanging="360"/>
          </w:pPr>
        </w:pPrChange>
      </w:pPr>
      <w:ins w:id="378" w:author="Author">
        <w:r>
          <w:t xml:space="preserve">To prefill form data with the same information as in the old envelope use </w:t>
        </w:r>
        <w:r w:rsidR="004C1D97" w:rsidRPr="005B20DE">
          <w:t>/restapi/v2/accounts/</w:t>
        </w:r>
        <w:r w:rsidR="004C1D97">
          <w:t>{accountId}</w:t>
        </w:r>
        <w:r w:rsidR="004C1D97" w:rsidRPr="005B20DE">
          <w:t>/envelopes/</w:t>
        </w:r>
        <w:r w:rsidR="004C1D97">
          <w:t>{envelopeId}</w:t>
        </w:r>
        <w:r w:rsidR="004C1D97" w:rsidRPr="005B20DE">
          <w:t>/</w:t>
        </w:r>
        <w:r w:rsidR="004C1D97">
          <w:t>form_data to get old data (formData[i].name)</w:t>
        </w:r>
        <w:r w:rsidR="0036666D">
          <w:t xml:space="preserve">. </w:t>
        </w:r>
      </w:ins>
    </w:p>
    <w:p w14:paraId="14DDB699" w14:textId="36936D5A" w:rsidR="00D57748" w:rsidRDefault="0036666D">
      <w:pPr>
        <w:pStyle w:val="ListParagraph"/>
        <w:numPr>
          <w:ilvl w:val="1"/>
          <w:numId w:val="40"/>
        </w:numPr>
        <w:rPr>
          <w:ins w:id="379" w:author="Author"/>
        </w:rPr>
        <w:pPrChange w:id="380" w:author="Author">
          <w:pPr>
            <w:pStyle w:val="ListParagraph"/>
            <w:numPr>
              <w:numId w:val="40"/>
            </w:numPr>
            <w:ind w:hanging="360"/>
          </w:pPr>
        </w:pPrChange>
      </w:pPr>
      <w:ins w:id="381" w:author="Author">
        <w:r>
          <w:t>In addition, we want a possibility to update and highlight the data we are sending back to the users. I.e. if the claim number is incorrect we can update the number to say “12345 – wrong number” and highlight it. This is why we want to use request.</w:t>
        </w:r>
        <w:r w:rsidRPr="0036666D">
          <w:t xml:space="preserve"> </w:t>
        </w:r>
        <w:r w:rsidRPr="0036666D">
          <w:lastRenderedPageBreak/>
          <w:t>updateFormData</w:t>
        </w:r>
        <w:r>
          <w:t>[i] – look for the name of the control that correspond to it and use the text in the request instead of old form data.</w:t>
        </w:r>
      </w:ins>
    </w:p>
    <w:p w14:paraId="50D6E955" w14:textId="4A38C6E7" w:rsidR="009D1AF3" w:rsidRDefault="009D1AF3">
      <w:pPr>
        <w:pStyle w:val="ListParagraph"/>
        <w:numPr>
          <w:ilvl w:val="1"/>
          <w:numId w:val="40"/>
        </w:numPr>
        <w:rPr>
          <w:ins w:id="382" w:author="Author"/>
        </w:rPr>
        <w:pPrChange w:id="383" w:author="Author">
          <w:pPr>
            <w:pStyle w:val="ListParagraph"/>
            <w:numPr>
              <w:numId w:val="40"/>
            </w:numPr>
            <w:ind w:hanging="360"/>
          </w:pPr>
        </w:pPrChange>
      </w:pPr>
      <w:ins w:id="384" w:author="Author">
        <w:r>
          <w:t>The method returns the new envelopeId and we will need it in future</w:t>
        </w:r>
      </w:ins>
    </w:p>
    <w:p w14:paraId="758D286B" w14:textId="77777777" w:rsidR="009D1AF3" w:rsidRDefault="00C754F3" w:rsidP="009D1AF3">
      <w:pPr>
        <w:pStyle w:val="ListParagraph"/>
        <w:numPr>
          <w:ilvl w:val="0"/>
          <w:numId w:val="40"/>
        </w:numPr>
        <w:rPr>
          <w:ins w:id="385" w:author="Author"/>
        </w:rPr>
      </w:pPr>
      <w:ins w:id="386" w:author="Author">
        <w:r>
          <w:t xml:space="preserve">Re-attach documents from the old envelope to the new envelope. </w:t>
        </w:r>
      </w:ins>
    </w:p>
    <w:p w14:paraId="3FD5D150" w14:textId="77777777" w:rsidR="007D12CD" w:rsidRDefault="009D1AF3">
      <w:pPr>
        <w:pStyle w:val="ListParagraph"/>
        <w:numPr>
          <w:ilvl w:val="1"/>
          <w:numId w:val="40"/>
        </w:numPr>
        <w:rPr>
          <w:ins w:id="387" w:author="Author"/>
        </w:rPr>
        <w:pPrChange w:id="388" w:author="Author">
          <w:pPr>
            <w:pStyle w:val="ListParagraph"/>
            <w:numPr>
              <w:numId w:val="40"/>
            </w:numPr>
            <w:ind w:hanging="360"/>
          </w:pPr>
        </w:pPrChange>
      </w:pPr>
      <w:ins w:id="389" w:author="Author">
        <w:r>
          <w:t xml:space="preserve">Use GET </w:t>
        </w:r>
        <w:r w:rsidRPr="009D1AF3">
          <w:t>/restapi/v2/accounts/</w:t>
        </w:r>
        <w:r>
          <w:t>{accountId}</w:t>
        </w:r>
        <w:r w:rsidRPr="009D1AF3">
          <w:t>/envelopes/</w:t>
        </w:r>
        <w:r>
          <w:t>{envelopeId}</w:t>
        </w:r>
        <w:r w:rsidRPr="009D1AF3">
          <w:t>/</w:t>
        </w:r>
        <w:r>
          <w:t xml:space="preserve">documents to get the list of documents from the old envelope (we are only interested in attachments which have </w:t>
        </w:r>
        <w:r w:rsidRPr="009D1AF3">
          <w:t>attachmentTabId</w:t>
        </w:r>
        <w:r>
          <w:t xml:space="preserve"> set) </w:t>
        </w:r>
      </w:ins>
    </w:p>
    <w:p w14:paraId="106BDD58" w14:textId="77777777" w:rsidR="00FC6C75" w:rsidRDefault="007D12CD">
      <w:pPr>
        <w:pStyle w:val="ListParagraph"/>
        <w:numPr>
          <w:ilvl w:val="1"/>
          <w:numId w:val="40"/>
        </w:numPr>
        <w:rPr>
          <w:ins w:id="390" w:author="Author"/>
        </w:rPr>
        <w:pPrChange w:id="391" w:author="Author">
          <w:pPr>
            <w:pStyle w:val="ListParagraph"/>
            <w:numPr>
              <w:numId w:val="40"/>
            </w:numPr>
            <w:ind w:hanging="360"/>
          </w:pPr>
        </w:pPrChange>
      </w:pPr>
      <w:ins w:id="392" w:author="Author">
        <w:r>
          <w:t>For each attachment document in the list we got on the previous step</w:t>
        </w:r>
        <w:del w:id="393" w:author="Author">
          <w:r w:rsidR="009D1AF3" w:rsidDel="007D12CD">
            <w:delText>and</w:delText>
          </w:r>
        </w:del>
        <w:r w:rsidR="009D1AF3">
          <w:t xml:space="preserve"> u</w:t>
        </w:r>
        <w:r w:rsidR="007C57FA">
          <w:t xml:space="preserve">se PUT </w:t>
        </w:r>
        <w:r w:rsidR="009D1AF3" w:rsidRPr="009D1AF3">
          <w:t>/restapi/v2/accounts/</w:t>
        </w:r>
        <w:r w:rsidR="009D1AF3">
          <w:t>{accountId}</w:t>
        </w:r>
        <w:r w:rsidR="009D1AF3" w:rsidRPr="009D1AF3">
          <w:t>/envelopes/</w:t>
        </w:r>
        <w:r w:rsidR="009D1AF3">
          <w:t>{newEnvelopeId}</w:t>
        </w:r>
        <w:r w:rsidR="009D1AF3" w:rsidRPr="009D1AF3">
          <w:t>/documents</w:t>
        </w:r>
        <w:r w:rsidR="009D1AF3">
          <w:t xml:space="preserve"> to </w:t>
        </w:r>
        <w:r w:rsidR="00FC6C75">
          <w:t>attach the document to the new envelope</w:t>
        </w:r>
        <w:del w:id="394" w:author="Author">
          <w:r w:rsidR="009D1AF3" w:rsidDel="00FC6C75">
            <w:delText>send and</w:delText>
          </w:r>
        </w:del>
      </w:ins>
    </w:p>
    <w:p w14:paraId="11E64A3B" w14:textId="12210EDE" w:rsidR="00C754F3" w:rsidRDefault="009D1AF3">
      <w:pPr>
        <w:pStyle w:val="ListParagraph"/>
        <w:numPr>
          <w:ilvl w:val="1"/>
          <w:numId w:val="40"/>
        </w:numPr>
        <w:rPr>
          <w:ins w:id="395" w:author="Author"/>
        </w:rPr>
        <w:pPrChange w:id="396" w:author="Author">
          <w:pPr>
            <w:pStyle w:val="ListParagraph"/>
            <w:numPr>
              <w:numId w:val="40"/>
            </w:numPr>
            <w:ind w:hanging="360"/>
          </w:pPr>
        </w:pPrChange>
      </w:pPr>
      <w:ins w:id="397" w:author="Author">
        <w:del w:id="398" w:author="Author">
          <w:r w:rsidDel="00FC6C75">
            <w:delText xml:space="preserve"> r</w:delText>
          </w:r>
        </w:del>
        <w:r w:rsidR="00FC6C75">
          <w:t>R</w:t>
        </w:r>
        <w:r>
          <w:t>equest data should look like this:</w:t>
        </w:r>
      </w:ins>
    </w:p>
    <w:p w14:paraId="3C482D5D" w14:textId="77777777" w:rsidR="009D1AF3" w:rsidRDefault="009D1AF3" w:rsidP="009D1AF3">
      <w:pPr>
        <w:pStyle w:val="ListParagraph"/>
        <w:rPr>
          <w:ins w:id="399" w:author="Author"/>
        </w:rPr>
      </w:pPr>
      <w:ins w:id="400" w:author="Author">
        <w:r>
          <w:t>{</w:t>
        </w:r>
      </w:ins>
    </w:p>
    <w:p w14:paraId="38012925" w14:textId="77777777" w:rsidR="009D1AF3" w:rsidRDefault="009D1AF3" w:rsidP="009D1AF3">
      <w:pPr>
        <w:pStyle w:val="ListParagraph"/>
        <w:rPr>
          <w:ins w:id="401" w:author="Author"/>
        </w:rPr>
      </w:pPr>
      <w:ins w:id="402" w:author="Author">
        <w:r>
          <w:tab/>
          <w:t>"documents":[</w:t>
        </w:r>
      </w:ins>
    </w:p>
    <w:p w14:paraId="1F943A8C" w14:textId="77777777" w:rsidR="009D1AF3" w:rsidRDefault="009D1AF3" w:rsidP="009D1AF3">
      <w:pPr>
        <w:pStyle w:val="ListParagraph"/>
        <w:rPr>
          <w:ins w:id="403" w:author="Author"/>
        </w:rPr>
      </w:pPr>
      <w:ins w:id="404" w:author="Author">
        <w:r>
          <w:tab/>
          <w:t>{</w:t>
        </w:r>
      </w:ins>
    </w:p>
    <w:p w14:paraId="1496D8FD" w14:textId="473FFC71" w:rsidR="009D1AF3" w:rsidRDefault="009D1AF3" w:rsidP="009D1AF3">
      <w:pPr>
        <w:pStyle w:val="ListParagraph"/>
        <w:rPr>
          <w:ins w:id="405" w:author="Author"/>
        </w:rPr>
      </w:pPr>
      <w:ins w:id="406" w:author="Author">
        <w:r>
          <w:tab/>
        </w:r>
        <w:r>
          <w:tab/>
          <w:t>"documentId": "&lt;</w:t>
        </w:r>
        <w:del w:id="407" w:author="Author">
          <w:r w:rsidDel="00FC6C75">
            <w:delText>documentId</w:delText>
          </w:r>
        </w:del>
        <w:r w:rsidR="00FC6C75">
          <w:t>oldEnvelope.envelopeDocuments[i].documentId</w:t>
        </w:r>
        <w:r>
          <w:t>&gt;",</w:t>
        </w:r>
      </w:ins>
    </w:p>
    <w:p w14:paraId="7A0F2A5D" w14:textId="700F094C" w:rsidR="009D1AF3" w:rsidRDefault="009D1AF3" w:rsidP="009D1AF3">
      <w:pPr>
        <w:pStyle w:val="ListParagraph"/>
        <w:rPr>
          <w:ins w:id="408" w:author="Author"/>
        </w:rPr>
      </w:pPr>
      <w:ins w:id="409" w:author="Author">
        <w:r>
          <w:t xml:space="preserve">        </w:t>
        </w:r>
        <w:r w:rsidR="00FC6C75">
          <w:tab/>
        </w:r>
        <w:r w:rsidR="00FC6C75">
          <w:tab/>
        </w:r>
        <w:r>
          <w:t>"name": "</w:t>
        </w:r>
        <w:r w:rsidR="00FC6C75">
          <w:t>oldEnvelope.envelopeDocuments[i].name</w:t>
        </w:r>
        <w:del w:id="410" w:author="Author">
          <w:r w:rsidDel="00FC6C75">
            <w:delText>Mule1.pdf</w:delText>
          </w:r>
        </w:del>
        <w:r>
          <w:t>",</w:t>
        </w:r>
      </w:ins>
    </w:p>
    <w:p w14:paraId="32D9246D" w14:textId="25F488EA" w:rsidR="009D1AF3" w:rsidRDefault="009D1AF3" w:rsidP="009D1AF3">
      <w:pPr>
        <w:pStyle w:val="ListParagraph"/>
        <w:rPr>
          <w:ins w:id="411" w:author="Author"/>
        </w:rPr>
      </w:pPr>
      <w:ins w:id="412" w:author="Author">
        <w:r>
          <w:t xml:space="preserve">        </w:t>
        </w:r>
        <w:r w:rsidR="00FC6C75">
          <w:tab/>
        </w:r>
        <w:r w:rsidR="00FC6C75">
          <w:tab/>
        </w:r>
        <w:r>
          <w:t xml:space="preserve">"documentBase64": </w:t>
        </w:r>
        <w:r w:rsidR="00FC6C75">
          <w:t xml:space="preserve">use GET </w:t>
        </w:r>
        <w:r w:rsidR="00FC6C75" w:rsidRPr="009D1AF3">
          <w:t>/restapi/v2/accounts/</w:t>
        </w:r>
        <w:r w:rsidR="00FC6C75">
          <w:t>{accountId}</w:t>
        </w:r>
        <w:r w:rsidR="00FC6C75" w:rsidRPr="009D1AF3">
          <w:t>/envelopes/</w:t>
        </w:r>
        <w:r w:rsidR="00FC6C75">
          <w:t>{envelopeId}</w:t>
        </w:r>
        <w:r w:rsidR="00FC6C75" w:rsidRPr="009D1AF3">
          <w:t>/</w:t>
        </w:r>
        <w:r w:rsidR="00FC6C75">
          <w:t xml:space="preserve">documents/{documentId} to obtain bas64 string with documents content </w:t>
        </w:r>
        <w:del w:id="413" w:author="Author">
          <w:r w:rsidDel="00FC6C75">
            <w:delText>""</w:delText>
          </w:r>
        </w:del>
      </w:ins>
    </w:p>
    <w:p w14:paraId="4F574024" w14:textId="77777777" w:rsidR="009D1AF3" w:rsidRDefault="009D1AF3" w:rsidP="009D1AF3">
      <w:pPr>
        <w:pStyle w:val="ListParagraph"/>
        <w:rPr>
          <w:ins w:id="414" w:author="Author"/>
        </w:rPr>
      </w:pPr>
      <w:ins w:id="415" w:author="Author">
        <w:r>
          <w:tab/>
          <w:t>}</w:t>
        </w:r>
      </w:ins>
    </w:p>
    <w:p w14:paraId="6144770C" w14:textId="77777777" w:rsidR="009D1AF3" w:rsidRDefault="009D1AF3" w:rsidP="009D1AF3">
      <w:pPr>
        <w:pStyle w:val="ListParagraph"/>
        <w:rPr>
          <w:ins w:id="416" w:author="Author"/>
        </w:rPr>
      </w:pPr>
      <w:ins w:id="417" w:author="Author">
        <w:r>
          <w:tab/>
          <w:t>]</w:t>
        </w:r>
      </w:ins>
    </w:p>
    <w:p w14:paraId="35DE0C8E" w14:textId="1A97FCA0" w:rsidR="009D1AF3" w:rsidRDefault="009D1AF3">
      <w:pPr>
        <w:pStyle w:val="ListParagraph"/>
        <w:rPr>
          <w:ins w:id="418" w:author="Author"/>
        </w:rPr>
        <w:pPrChange w:id="419" w:author="Author">
          <w:pPr>
            <w:pStyle w:val="ListParagraph"/>
            <w:numPr>
              <w:numId w:val="40"/>
            </w:numPr>
            <w:ind w:hanging="360"/>
          </w:pPr>
        </w:pPrChange>
      </w:pPr>
      <w:ins w:id="420" w:author="Author">
        <w:r>
          <w:t>}</w:t>
        </w:r>
      </w:ins>
    </w:p>
    <w:p w14:paraId="7147C836" w14:textId="459DC2AC" w:rsidR="00C754F3" w:rsidRDefault="00C754F3">
      <w:pPr>
        <w:pStyle w:val="ListParagraph"/>
        <w:rPr>
          <w:ins w:id="421" w:author="Author"/>
        </w:rPr>
        <w:pPrChange w:id="422" w:author="Author">
          <w:pPr>
            <w:pStyle w:val="ListParagraph"/>
            <w:numPr>
              <w:numId w:val="40"/>
            </w:numPr>
            <w:ind w:hanging="360"/>
          </w:pPr>
        </w:pPrChange>
      </w:pPr>
      <w:ins w:id="423" w:author="Author">
        <w:r>
          <w:t>Note: It might be possible to create a new envelope and add attachments in one step</w:t>
        </w:r>
        <w:r w:rsidR="00FC6C75">
          <w:t xml:space="preserve"> with just a POST to documents collection</w:t>
        </w:r>
        <w:r>
          <w:t>, but I was never able to do this</w:t>
        </w:r>
      </w:ins>
    </w:p>
    <w:p w14:paraId="15EC541D" w14:textId="326AAC19" w:rsidR="00366AA4" w:rsidRDefault="00366AA4" w:rsidP="00FC6C75">
      <w:pPr>
        <w:pStyle w:val="ListParagraph"/>
        <w:numPr>
          <w:ilvl w:val="0"/>
          <w:numId w:val="40"/>
        </w:numPr>
        <w:rPr>
          <w:ins w:id="424" w:author="Author"/>
        </w:rPr>
      </w:pPr>
      <w:ins w:id="425" w:author="Author">
        <w:r>
          <w:t>Mark the old envelope as void</w:t>
        </w:r>
        <w:r w:rsidR="00FC6C75">
          <w:t xml:space="preserve"> using PUT </w:t>
        </w:r>
        <w:r w:rsidR="00FC6C75" w:rsidRPr="009D1AF3">
          <w:t>/restapi/v2/accounts/</w:t>
        </w:r>
        <w:r w:rsidR="00FC6C75">
          <w:t>{accountId}</w:t>
        </w:r>
        <w:r w:rsidR="00FC6C75" w:rsidRPr="009D1AF3">
          <w:t>/envelopes/</w:t>
        </w:r>
        <w:r w:rsidR="00FC6C75">
          <w:t xml:space="preserve">{envelopeId} with request </w:t>
        </w:r>
        <w:r w:rsidR="00FC6C75" w:rsidRPr="00FC6C75">
          <w:t>{"status":"voided", "voidedReason":"</w:t>
        </w:r>
        <w:r w:rsidR="00FC6C75">
          <w:t>&lt;request.rejectionReason&gt;</w:t>
        </w:r>
        <w:r w:rsidR="00FC6C75" w:rsidRPr="00FC6C75">
          <w:t>"}</w:t>
        </w:r>
      </w:ins>
    </w:p>
    <w:p w14:paraId="41590C28" w14:textId="7DA39DD3" w:rsidR="00FC6C75" w:rsidRDefault="00FC6C75" w:rsidP="00FC6C75">
      <w:pPr>
        <w:pStyle w:val="ListParagraph"/>
        <w:numPr>
          <w:ilvl w:val="0"/>
          <w:numId w:val="40"/>
        </w:numPr>
        <w:rPr>
          <w:ins w:id="426" w:author="Author"/>
        </w:rPr>
      </w:pPr>
      <w:ins w:id="427" w:author="Author">
        <w:r>
          <w:t>Return the new envelope ID</w:t>
        </w:r>
      </w:ins>
    </w:p>
    <w:p w14:paraId="0106AB84" w14:textId="4CFEEC61" w:rsidR="000809BF" w:rsidDel="00985E18" w:rsidRDefault="000809BF" w:rsidP="000809BF">
      <w:pPr>
        <w:pStyle w:val="ListParagraph"/>
        <w:numPr>
          <w:ilvl w:val="0"/>
          <w:numId w:val="40"/>
        </w:numPr>
        <w:rPr>
          <w:ins w:id="428" w:author="Author"/>
          <w:del w:id="429" w:author="Author"/>
        </w:rPr>
      </w:pPr>
      <w:ins w:id="430" w:author="Author">
        <w:del w:id="431" w:author="Author">
          <w:r w:rsidDel="00985E18">
            <w:delText>Get a list of recipients for the envelope (/restapi/v2/accounts/{accountId}/envelopes/{envelopeId}/recipients)</w:delText>
          </w:r>
        </w:del>
      </w:ins>
    </w:p>
    <w:p w14:paraId="77EE8658" w14:textId="2A88E0AE" w:rsidR="000809BF" w:rsidDel="00985E18" w:rsidRDefault="000809BF" w:rsidP="000809BF">
      <w:pPr>
        <w:pStyle w:val="ListParagraph"/>
        <w:numPr>
          <w:ilvl w:val="0"/>
          <w:numId w:val="40"/>
        </w:numPr>
        <w:rPr>
          <w:ins w:id="432" w:author="Author"/>
          <w:del w:id="433" w:author="Author"/>
        </w:rPr>
      </w:pPr>
      <w:ins w:id="434" w:author="Author">
        <w:del w:id="435" w:author="Author">
          <w:r w:rsidDel="00985E18">
            <w:delText>For each signer recipient in this list</w:delText>
          </w:r>
        </w:del>
      </w:ins>
    </w:p>
    <w:p w14:paraId="14A4E24C" w14:textId="2DCDCBF2" w:rsidR="000809BF" w:rsidDel="00985E18" w:rsidRDefault="000809BF" w:rsidP="000809BF">
      <w:pPr>
        <w:pStyle w:val="ListParagraph"/>
        <w:numPr>
          <w:ilvl w:val="1"/>
          <w:numId w:val="40"/>
        </w:numPr>
        <w:rPr>
          <w:ins w:id="436" w:author="Author"/>
          <w:del w:id="437" w:author="Author"/>
        </w:rPr>
      </w:pPr>
      <w:ins w:id="438" w:author="Author">
        <w:del w:id="439" w:author="Author">
          <w:r w:rsidDel="00985E18">
            <w:delText>If signers[i].status != completed, delete the recipient using the DELETE method /restapi/v2/accounts/{accountId}/envelopes/{envelopeId}/recipients/{recipientId}</w:delText>
          </w:r>
        </w:del>
      </w:ins>
    </w:p>
    <w:p w14:paraId="148A3416" w14:textId="77777777" w:rsidR="000809BF" w:rsidRDefault="000809BF" w:rsidP="000809BF">
      <w:pPr>
        <w:ind w:left="360"/>
        <w:rPr>
          <w:ins w:id="440" w:author="Author"/>
        </w:rPr>
      </w:pPr>
    </w:p>
    <w:p w14:paraId="09E4E4BA" w14:textId="77777777" w:rsidR="0002052D" w:rsidRDefault="0002052D">
      <w:pPr>
        <w:ind w:left="360"/>
        <w:pPrChange w:id="441" w:author="Author">
          <w:pPr/>
        </w:pPrChange>
      </w:pPr>
    </w:p>
    <w:p w14:paraId="725582FD" w14:textId="77777777" w:rsidR="00D71FA3" w:rsidRDefault="00D71FA3" w:rsidP="00D71FA3">
      <w:pPr>
        <w:pStyle w:val="Heading1"/>
        <w:keepLines w:val="0"/>
        <w:pBdr>
          <w:top w:val="single" w:sz="18" w:space="1" w:color="auto"/>
        </w:pBdr>
        <w:tabs>
          <w:tab w:val="clear" w:pos="432"/>
        </w:tabs>
        <w:spacing w:before="142" w:after="113" w:line="240" w:lineRule="auto"/>
        <w:ind w:left="0" w:firstLine="0"/>
        <w:rPr>
          <w:rFonts w:ascii="Arial" w:hAnsi="Arial" w:cs="Arial"/>
          <w:sz w:val="24"/>
        </w:rPr>
      </w:pPr>
      <w:bookmarkStart w:id="442" w:name="_Toc487729988"/>
      <w:bookmarkStart w:id="443" w:name="_Toc503874135"/>
      <w:r>
        <w:rPr>
          <w:rFonts w:ascii="Arial" w:hAnsi="Arial" w:cs="Arial"/>
          <w:sz w:val="24"/>
        </w:rPr>
        <w:t>CRON flow and settings</w:t>
      </w:r>
      <w:bookmarkEnd w:id="442"/>
      <w:bookmarkEnd w:id="443"/>
    </w:p>
    <w:p w14:paraId="558F29BB" w14:textId="517B5641" w:rsidR="00D71FA3" w:rsidRDefault="00D71FA3" w:rsidP="00D71FA3">
      <w:r>
        <w:t xml:space="preserve">Build the </w:t>
      </w:r>
      <w:r w:rsidR="005851CB">
        <w:t xml:space="preserve">cron </w:t>
      </w:r>
      <w:r>
        <w:t xml:space="preserve">flow to kick off the </w:t>
      </w:r>
      <w:r w:rsidR="005851CB">
        <w:t xml:space="preserve">same flow that is used in </w:t>
      </w:r>
      <w:r>
        <w:t xml:space="preserve">get completed envelopes endpoint every </w:t>
      </w:r>
      <w:r w:rsidR="006E6059">
        <w:t>30</w:t>
      </w:r>
      <w:r>
        <w:t xml:space="preserve"> minutes (configurable)</w:t>
      </w:r>
    </w:p>
    <w:p w14:paraId="6A98F6B4" w14:textId="01C99988" w:rsidR="00BD2319" w:rsidRDefault="00BD2319">
      <w:pPr>
        <w:spacing w:after="0" w:line="240" w:lineRule="auto"/>
        <w:rPr>
          <w:rFonts w:ascii="Arial" w:eastAsia="Times New Roman" w:hAnsi="Arial" w:cs="Arial"/>
          <w:b/>
          <w:bCs/>
          <w:color w:val="365F91"/>
          <w:sz w:val="24"/>
          <w:szCs w:val="28"/>
        </w:rPr>
      </w:pPr>
    </w:p>
    <w:sectPr w:rsidR="00BD2319" w:rsidSect="00C757A1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3D0A0F" w14:textId="77777777" w:rsidR="00AF3B98" w:rsidRDefault="00AF3B98" w:rsidP="00C757A1">
      <w:pPr>
        <w:spacing w:after="0" w:line="240" w:lineRule="auto"/>
      </w:pPr>
      <w:r>
        <w:separator/>
      </w:r>
    </w:p>
  </w:endnote>
  <w:endnote w:type="continuationSeparator" w:id="0">
    <w:p w14:paraId="33089B7E" w14:textId="77777777" w:rsidR="00AF3B98" w:rsidRDefault="00AF3B98" w:rsidP="00C75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YInterstate">
    <w:altName w:val="Corbel"/>
    <w:charset w:val="00"/>
    <w:family w:val="auto"/>
    <w:pitch w:val="variable"/>
    <w:sig w:usb0="A00002AF" w:usb1="5000206A" w:usb2="00000000" w:usb3="00000000" w:csb0="0000009F" w:csb1="00000000"/>
  </w:font>
  <w:font w:name="EYInterstate Light">
    <w:altName w:val="Times New Roman"/>
    <w:charset w:val="00"/>
    <w:family w:val="auto"/>
    <w:pitch w:val="variable"/>
    <w:sig w:usb0="00000001" w:usb1="5000206A" w:usb2="00000000" w:usb3="00000000" w:csb0="0000009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814A5" w14:textId="17DF8D16" w:rsidR="007C57FA" w:rsidRDefault="007C57FA" w:rsidP="003B1D79">
    <w:pPr>
      <w:pStyle w:val="Footer"/>
      <w:pBdr>
        <w:bottom w:val="single" w:sz="6" w:space="8" w:color="auto"/>
      </w:pBdr>
      <w:jc w:val="right"/>
    </w:pPr>
  </w:p>
  <w:p w14:paraId="2FF814A6" w14:textId="07B8279B" w:rsidR="007C57FA" w:rsidRDefault="007C57FA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F955FD">
      <w:rPr>
        <w:b/>
        <w:noProof/>
      </w:rPr>
      <w:t>11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F955FD">
      <w:rPr>
        <w:b/>
        <w:noProof/>
      </w:rPr>
      <w:t>12</w:t>
    </w:r>
    <w:r>
      <w:rPr>
        <w:b/>
        <w:sz w:val="24"/>
        <w:szCs w:val="24"/>
      </w:rPr>
      <w:fldChar w:fldCharType="end"/>
    </w:r>
  </w:p>
  <w:p w14:paraId="2FF814A7" w14:textId="77777777" w:rsidR="007C57FA" w:rsidRDefault="007C57FA" w:rsidP="00C757A1">
    <w:pPr>
      <w:pStyle w:val="Footer"/>
      <w:tabs>
        <w:tab w:val="clear" w:pos="4680"/>
        <w:tab w:val="center" w:pos="4395"/>
        <w:tab w:val="left" w:pos="68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FB17C" w14:textId="77777777" w:rsidR="00AF3B98" w:rsidRDefault="00AF3B98" w:rsidP="00C757A1">
      <w:pPr>
        <w:spacing w:after="0" w:line="240" w:lineRule="auto"/>
      </w:pPr>
      <w:r>
        <w:separator/>
      </w:r>
    </w:p>
  </w:footnote>
  <w:footnote w:type="continuationSeparator" w:id="0">
    <w:p w14:paraId="4C3A0F07" w14:textId="77777777" w:rsidR="00AF3B98" w:rsidRDefault="00AF3B98" w:rsidP="00C75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814A3" w14:textId="56D1C49A" w:rsidR="007C57FA" w:rsidRPr="00BD55D5" w:rsidRDefault="007C57FA" w:rsidP="003F181B">
    <w:pPr>
      <w:pStyle w:val="Header"/>
      <w:rPr>
        <w:b/>
      </w:rPr>
    </w:pPr>
    <w:r>
      <w:t>Safety National</w:t>
    </w:r>
    <w:r>
      <w:tab/>
    </w:r>
    <w:r>
      <w:tab/>
    </w:r>
    <w:r>
      <w:rPr>
        <w:noProof/>
      </w:rPr>
      <w:drawing>
        <wp:inline distT="0" distB="0" distL="0" distR="0" wp14:anchorId="01E9D517" wp14:editId="02A08FFA">
          <wp:extent cx="676893" cy="584200"/>
          <wp:effectExtent l="0" t="0" r="9525" b="6350"/>
          <wp:docPr id="4" name="Picture 6" descr="https://15441-presscdn-0-77-pagely.netdna-ssl.com/wp-content/uploads/2016/01/safety-national-casualty-logo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6" descr="https://15441-presscdn-0-77-pagely.netdna-ssl.com/wp-content/uploads/2016/01/safety-national-casualty-logo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736009" cy="635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D391E"/>
    <w:multiLevelType w:val="hybridMultilevel"/>
    <w:tmpl w:val="03CABE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B42357"/>
    <w:multiLevelType w:val="hybridMultilevel"/>
    <w:tmpl w:val="FE604F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41B3E"/>
    <w:multiLevelType w:val="hybridMultilevel"/>
    <w:tmpl w:val="5D842C9E"/>
    <w:lvl w:ilvl="0" w:tplc="381880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75525D"/>
    <w:multiLevelType w:val="hybridMultilevel"/>
    <w:tmpl w:val="EAC050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7FD1300"/>
    <w:multiLevelType w:val="hybridMultilevel"/>
    <w:tmpl w:val="E3EC97BA"/>
    <w:lvl w:ilvl="0" w:tplc="381880B4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450684"/>
    <w:multiLevelType w:val="multilevel"/>
    <w:tmpl w:val="4400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C2DDE"/>
    <w:multiLevelType w:val="hybridMultilevel"/>
    <w:tmpl w:val="AD02A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74F99"/>
    <w:multiLevelType w:val="hybridMultilevel"/>
    <w:tmpl w:val="E5DCB5A2"/>
    <w:lvl w:ilvl="0" w:tplc="00C607C8">
      <w:start w:val="1"/>
      <w:numFmt w:val="upperLetter"/>
      <w:lvlText w:val="%1)"/>
      <w:lvlJc w:val="left"/>
      <w:pPr>
        <w:ind w:left="180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CB808B5"/>
    <w:multiLevelType w:val="hybridMultilevel"/>
    <w:tmpl w:val="5E8EE4CC"/>
    <w:lvl w:ilvl="0" w:tplc="04090001">
      <w:start w:val="1"/>
      <w:numFmt w:val="bullet"/>
      <w:pStyle w:val="NumberedItem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1E7B08CD"/>
    <w:multiLevelType w:val="hybridMultilevel"/>
    <w:tmpl w:val="7E68FC3E"/>
    <w:lvl w:ilvl="0" w:tplc="0D48CB92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6A6F3E"/>
    <w:multiLevelType w:val="hybridMultilevel"/>
    <w:tmpl w:val="E4DA2C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BC6E5A"/>
    <w:multiLevelType w:val="hybridMultilevel"/>
    <w:tmpl w:val="078A9D8C"/>
    <w:lvl w:ilvl="0" w:tplc="00C607C8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0789A"/>
    <w:multiLevelType w:val="hybridMultilevel"/>
    <w:tmpl w:val="CCB6E00C"/>
    <w:lvl w:ilvl="0" w:tplc="5C709BEC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33F3F"/>
    <w:multiLevelType w:val="hybridMultilevel"/>
    <w:tmpl w:val="4D423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85C04"/>
    <w:multiLevelType w:val="hybridMultilevel"/>
    <w:tmpl w:val="062047B4"/>
    <w:lvl w:ilvl="0" w:tplc="5F46632C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72759"/>
    <w:multiLevelType w:val="multilevel"/>
    <w:tmpl w:val="078A9D8C"/>
    <w:lvl w:ilvl="0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34356E"/>
    <w:multiLevelType w:val="hybridMultilevel"/>
    <w:tmpl w:val="D9FE92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5F7EFF"/>
    <w:multiLevelType w:val="hybridMultilevel"/>
    <w:tmpl w:val="2E7CB1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155DBF"/>
    <w:multiLevelType w:val="hybridMultilevel"/>
    <w:tmpl w:val="93FA6A12"/>
    <w:lvl w:ilvl="0" w:tplc="5C709BEC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8C4CE9"/>
    <w:multiLevelType w:val="hybridMultilevel"/>
    <w:tmpl w:val="9C2AA6FA"/>
    <w:lvl w:ilvl="0" w:tplc="00C607C8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B6E1F"/>
    <w:multiLevelType w:val="hybridMultilevel"/>
    <w:tmpl w:val="ECFE74E2"/>
    <w:lvl w:ilvl="0" w:tplc="D2FC9ACC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037C82"/>
    <w:multiLevelType w:val="hybridMultilevel"/>
    <w:tmpl w:val="CD3E7C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pStyle w:val="Heading3Numbered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C753A"/>
    <w:multiLevelType w:val="hybridMultilevel"/>
    <w:tmpl w:val="9D4ABD7C"/>
    <w:lvl w:ilvl="0" w:tplc="0D48CB92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DE3606C"/>
    <w:multiLevelType w:val="hybridMultilevel"/>
    <w:tmpl w:val="B4549982"/>
    <w:lvl w:ilvl="0" w:tplc="B254B64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59688C"/>
    <w:multiLevelType w:val="multilevel"/>
    <w:tmpl w:val="078A9D8C"/>
    <w:lvl w:ilvl="0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2E6978"/>
    <w:multiLevelType w:val="multilevel"/>
    <w:tmpl w:val="B8E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D5F1A"/>
    <w:multiLevelType w:val="hybridMultilevel"/>
    <w:tmpl w:val="72DA71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C67C79"/>
    <w:multiLevelType w:val="hybridMultilevel"/>
    <w:tmpl w:val="86167EAC"/>
    <w:lvl w:ilvl="0" w:tplc="5C709BEC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6A0046"/>
    <w:multiLevelType w:val="hybridMultilevel"/>
    <w:tmpl w:val="773A699A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9" w15:restartNumberingAfterBreak="0">
    <w:nsid w:val="640C5D09"/>
    <w:multiLevelType w:val="multilevel"/>
    <w:tmpl w:val="B746AD6A"/>
    <w:lvl w:ilvl="0">
      <w:start w:val="1"/>
      <w:numFmt w:val="upperLetter"/>
      <w:pStyle w:val="EYAppendix"/>
      <w:lvlText w:val="Appendix %1"/>
      <w:lvlJc w:val="left"/>
      <w:pPr>
        <w:tabs>
          <w:tab w:val="num" w:pos="2268"/>
        </w:tabs>
        <w:ind w:left="2268" w:hanging="2268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-31680"/>
        </w:tabs>
        <w:ind w:left="-32767" w:firstLine="32767"/>
      </w:pPr>
      <w:rPr>
        <w:rFonts w:hint="default"/>
        <w:b w:val="0"/>
        <w:i w:val="0"/>
        <w:color w:val="auto"/>
        <w:sz w:val="28"/>
        <w:szCs w:val="32"/>
      </w:rPr>
    </w:lvl>
    <w:lvl w:ilvl="2">
      <w:start w:val="1"/>
      <w:numFmt w:val="none"/>
      <w:lvlText w:val=""/>
      <w:lvlJc w:val="left"/>
      <w:pPr>
        <w:tabs>
          <w:tab w:val="num" w:pos="-31680"/>
        </w:tabs>
        <w:ind w:left="-32767" w:firstLine="32767"/>
      </w:pPr>
      <w:rPr>
        <w:rFonts w:hint="default"/>
        <w:b/>
        <w:color w:val="auto"/>
        <w:sz w:val="24"/>
        <w:szCs w:val="32"/>
      </w:rPr>
    </w:lvl>
    <w:lvl w:ilvl="3">
      <w:start w:val="1"/>
      <w:numFmt w:val="decimal"/>
      <w:lvlText w:val="%4%1"/>
      <w:lvlJc w:val="left"/>
      <w:pPr>
        <w:tabs>
          <w:tab w:val="num" w:pos="-31680"/>
        </w:tabs>
        <w:ind w:left="-32767" w:firstLine="32767"/>
      </w:pPr>
      <w:rPr>
        <w:rFonts w:hint="default"/>
        <w:b/>
        <w:color w:val="auto"/>
        <w:sz w:val="20"/>
        <w:szCs w:val="32"/>
      </w:rPr>
    </w:lvl>
    <w:lvl w:ilvl="4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color w:val="7F7E82"/>
        <w:sz w:val="40"/>
        <w:szCs w:val="20"/>
      </w:rPr>
    </w:lvl>
    <w:lvl w:ilvl="5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color w:val="4367C5"/>
        <w:sz w:val="32"/>
        <w:szCs w:val="32"/>
      </w:rPr>
    </w:lvl>
    <w:lvl w:ilvl="6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  <w:color w:val="4367C5"/>
        <w:sz w:val="32"/>
        <w:szCs w:val="32"/>
      </w:rPr>
    </w:lvl>
    <w:lvl w:ilvl="7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  <w:color w:val="4367C5"/>
      </w:rPr>
    </w:lvl>
    <w:lvl w:ilvl="8"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  <w:color w:val="4367C5"/>
      </w:rPr>
    </w:lvl>
  </w:abstractNum>
  <w:abstractNum w:abstractNumId="30" w15:restartNumberingAfterBreak="0">
    <w:nsid w:val="64462177"/>
    <w:multiLevelType w:val="hybridMultilevel"/>
    <w:tmpl w:val="D5B4F042"/>
    <w:lvl w:ilvl="0" w:tplc="10B6927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8430CBD"/>
    <w:multiLevelType w:val="hybridMultilevel"/>
    <w:tmpl w:val="00808CBA"/>
    <w:lvl w:ilvl="0" w:tplc="3F9EEE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87F0E17"/>
    <w:multiLevelType w:val="hybridMultilevel"/>
    <w:tmpl w:val="8078FFB8"/>
    <w:lvl w:ilvl="0" w:tplc="67DCFA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C533F"/>
    <w:multiLevelType w:val="hybridMultilevel"/>
    <w:tmpl w:val="86167EAC"/>
    <w:lvl w:ilvl="0" w:tplc="5C709BEC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C067B6"/>
    <w:multiLevelType w:val="hybridMultilevel"/>
    <w:tmpl w:val="189C9C54"/>
    <w:lvl w:ilvl="0" w:tplc="0D48CB92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4B5AEA"/>
    <w:multiLevelType w:val="hybridMultilevel"/>
    <w:tmpl w:val="562411C4"/>
    <w:lvl w:ilvl="0" w:tplc="381880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FA26666"/>
    <w:multiLevelType w:val="hybridMultilevel"/>
    <w:tmpl w:val="2D2E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777463"/>
    <w:multiLevelType w:val="hybridMultilevel"/>
    <w:tmpl w:val="93FA6A12"/>
    <w:lvl w:ilvl="0" w:tplc="5C709BEC">
      <w:start w:val="1"/>
      <w:numFmt w:val="upp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852262"/>
    <w:multiLevelType w:val="multilevel"/>
    <w:tmpl w:val="670C91A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86"/>
        </w:tabs>
        <w:ind w:left="68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lang w:val="en-GB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38"/>
  </w:num>
  <w:num w:numId="2">
    <w:abstractNumId w:val="21"/>
  </w:num>
  <w:num w:numId="3">
    <w:abstractNumId w:val="29"/>
  </w:num>
  <w:num w:numId="4">
    <w:abstractNumId w:val="8"/>
  </w:num>
  <w:num w:numId="5">
    <w:abstractNumId w:val="11"/>
  </w:num>
  <w:num w:numId="6">
    <w:abstractNumId w:val="24"/>
  </w:num>
  <w:num w:numId="7">
    <w:abstractNumId w:val="20"/>
  </w:num>
  <w:num w:numId="8">
    <w:abstractNumId w:val="14"/>
  </w:num>
  <w:num w:numId="9">
    <w:abstractNumId w:val="27"/>
  </w:num>
  <w:num w:numId="10">
    <w:abstractNumId w:val="16"/>
  </w:num>
  <w:num w:numId="11">
    <w:abstractNumId w:val="13"/>
  </w:num>
  <w:num w:numId="12">
    <w:abstractNumId w:val="18"/>
  </w:num>
  <w:num w:numId="13">
    <w:abstractNumId w:val="33"/>
  </w:num>
  <w:num w:numId="14">
    <w:abstractNumId w:val="0"/>
  </w:num>
  <w:num w:numId="15">
    <w:abstractNumId w:val="15"/>
  </w:num>
  <w:num w:numId="16">
    <w:abstractNumId w:val="12"/>
  </w:num>
  <w:num w:numId="17">
    <w:abstractNumId w:val="37"/>
  </w:num>
  <w:num w:numId="18">
    <w:abstractNumId w:val="9"/>
  </w:num>
  <w:num w:numId="19">
    <w:abstractNumId w:val="34"/>
  </w:num>
  <w:num w:numId="20">
    <w:abstractNumId w:val="22"/>
  </w:num>
  <w:num w:numId="21">
    <w:abstractNumId w:val="26"/>
  </w:num>
  <w:num w:numId="22">
    <w:abstractNumId w:val="3"/>
  </w:num>
  <w:num w:numId="23">
    <w:abstractNumId w:val="19"/>
  </w:num>
  <w:num w:numId="24">
    <w:abstractNumId w:val="7"/>
  </w:num>
  <w:num w:numId="25">
    <w:abstractNumId w:val="30"/>
  </w:num>
  <w:num w:numId="26">
    <w:abstractNumId w:val="35"/>
  </w:num>
  <w:num w:numId="27">
    <w:abstractNumId w:val="4"/>
  </w:num>
  <w:num w:numId="28">
    <w:abstractNumId w:val="2"/>
  </w:num>
  <w:num w:numId="29">
    <w:abstractNumId w:val="23"/>
  </w:num>
  <w:num w:numId="30">
    <w:abstractNumId w:val="36"/>
  </w:num>
  <w:num w:numId="31">
    <w:abstractNumId w:val="10"/>
  </w:num>
  <w:num w:numId="32">
    <w:abstractNumId w:val="1"/>
  </w:num>
  <w:num w:numId="33">
    <w:abstractNumId w:val="38"/>
  </w:num>
  <w:num w:numId="34">
    <w:abstractNumId w:val="6"/>
  </w:num>
  <w:num w:numId="35">
    <w:abstractNumId w:val="17"/>
  </w:num>
  <w:num w:numId="36">
    <w:abstractNumId w:val="28"/>
  </w:num>
  <w:num w:numId="37">
    <w:abstractNumId w:val="31"/>
  </w:num>
  <w:num w:numId="38">
    <w:abstractNumId w:val="5"/>
  </w:num>
  <w:num w:numId="39">
    <w:abstractNumId w:val="25"/>
  </w:num>
  <w:num w:numId="40">
    <w:abstractNumId w:val="32"/>
  </w:num>
  <w:num w:numId="41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removePersonalInformation/>
  <w:removeDateAndTime/>
  <w:trackRevision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31F"/>
    <w:rsid w:val="00000515"/>
    <w:rsid w:val="00000A7E"/>
    <w:rsid w:val="00002D6A"/>
    <w:rsid w:val="00002F93"/>
    <w:rsid w:val="00003B0B"/>
    <w:rsid w:val="00004BDE"/>
    <w:rsid w:val="00005A94"/>
    <w:rsid w:val="000061A6"/>
    <w:rsid w:val="00007144"/>
    <w:rsid w:val="000073BB"/>
    <w:rsid w:val="00010154"/>
    <w:rsid w:val="0001120F"/>
    <w:rsid w:val="00011CE6"/>
    <w:rsid w:val="000125B2"/>
    <w:rsid w:val="00012BC9"/>
    <w:rsid w:val="00012C90"/>
    <w:rsid w:val="0001359D"/>
    <w:rsid w:val="00013A5F"/>
    <w:rsid w:val="000141A4"/>
    <w:rsid w:val="000150F5"/>
    <w:rsid w:val="000164AE"/>
    <w:rsid w:val="0001653E"/>
    <w:rsid w:val="000165FA"/>
    <w:rsid w:val="000177C0"/>
    <w:rsid w:val="00017D24"/>
    <w:rsid w:val="0002052D"/>
    <w:rsid w:val="000212FC"/>
    <w:rsid w:val="0002284C"/>
    <w:rsid w:val="00023EBB"/>
    <w:rsid w:val="00026203"/>
    <w:rsid w:val="0002769E"/>
    <w:rsid w:val="000278CA"/>
    <w:rsid w:val="00030615"/>
    <w:rsid w:val="000306E5"/>
    <w:rsid w:val="00030E52"/>
    <w:rsid w:val="000321C5"/>
    <w:rsid w:val="0003280B"/>
    <w:rsid w:val="00032E54"/>
    <w:rsid w:val="00034594"/>
    <w:rsid w:val="000345A9"/>
    <w:rsid w:val="0003463B"/>
    <w:rsid w:val="000378F7"/>
    <w:rsid w:val="00040607"/>
    <w:rsid w:val="00040D10"/>
    <w:rsid w:val="00040FEB"/>
    <w:rsid w:val="0004292E"/>
    <w:rsid w:val="000437A4"/>
    <w:rsid w:val="00045235"/>
    <w:rsid w:val="000457D3"/>
    <w:rsid w:val="00046964"/>
    <w:rsid w:val="0004743C"/>
    <w:rsid w:val="00047C99"/>
    <w:rsid w:val="000504AB"/>
    <w:rsid w:val="000509BE"/>
    <w:rsid w:val="00051666"/>
    <w:rsid w:val="00052362"/>
    <w:rsid w:val="00052CB1"/>
    <w:rsid w:val="00053254"/>
    <w:rsid w:val="00053856"/>
    <w:rsid w:val="0005774E"/>
    <w:rsid w:val="00057B12"/>
    <w:rsid w:val="00057CFF"/>
    <w:rsid w:val="00060816"/>
    <w:rsid w:val="00061F89"/>
    <w:rsid w:val="000622C8"/>
    <w:rsid w:val="00063BD1"/>
    <w:rsid w:val="00063C94"/>
    <w:rsid w:val="000659D5"/>
    <w:rsid w:val="00066D4B"/>
    <w:rsid w:val="00067609"/>
    <w:rsid w:val="0006783C"/>
    <w:rsid w:val="00067DA4"/>
    <w:rsid w:val="0007060D"/>
    <w:rsid w:val="00070712"/>
    <w:rsid w:val="000713D5"/>
    <w:rsid w:val="00072339"/>
    <w:rsid w:val="00072844"/>
    <w:rsid w:val="00072DA0"/>
    <w:rsid w:val="00076C87"/>
    <w:rsid w:val="00077757"/>
    <w:rsid w:val="000805F5"/>
    <w:rsid w:val="000809BF"/>
    <w:rsid w:val="00082D29"/>
    <w:rsid w:val="00083584"/>
    <w:rsid w:val="00085208"/>
    <w:rsid w:val="000856D5"/>
    <w:rsid w:val="00085B91"/>
    <w:rsid w:val="00086195"/>
    <w:rsid w:val="00090C50"/>
    <w:rsid w:val="00091FE6"/>
    <w:rsid w:val="00092926"/>
    <w:rsid w:val="000934E0"/>
    <w:rsid w:val="00093A80"/>
    <w:rsid w:val="00093C3B"/>
    <w:rsid w:val="00095837"/>
    <w:rsid w:val="00095A28"/>
    <w:rsid w:val="00096905"/>
    <w:rsid w:val="000973F6"/>
    <w:rsid w:val="00097F74"/>
    <w:rsid w:val="000A06B6"/>
    <w:rsid w:val="000A1B4B"/>
    <w:rsid w:val="000A1C1F"/>
    <w:rsid w:val="000A3414"/>
    <w:rsid w:val="000A3B75"/>
    <w:rsid w:val="000A72E9"/>
    <w:rsid w:val="000B02B5"/>
    <w:rsid w:val="000B1618"/>
    <w:rsid w:val="000B1FB8"/>
    <w:rsid w:val="000B3179"/>
    <w:rsid w:val="000B3931"/>
    <w:rsid w:val="000B4BEF"/>
    <w:rsid w:val="000B52E8"/>
    <w:rsid w:val="000B5776"/>
    <w:rsid w:val="000B6834"/>
    <w:rsid w:val="000B717A"/>
    <w:rsid w:val="000B739F"/>
    <w:rsid w:val="000C0229"/>
    <w:rsid w:val="000C0D97"/>
    <w:rsid w:val="000C1699"/>
    <w:rsid w:val="000C1AE4"/>
    <w:rsid w:val="000C3F65"/>
    <w:rsid w:val="000C55B8"/>
    <w:rsid w:val="000C57A6"/>
    <w:rsid w:val="000C643C"/>
    <w:rsid w:val="000C6ED0"/>
    <w:rsid w:val="000C7F64"/>
    <w:rsid w:val="000D0FBE"/>
    <w:rsid w:val="000D1C45"/>
    <w:rsid w:val="000D28E8"/>
    <w:rsid w:val="000D444A"/>
    <w:rsid w:val="000D50C3"/>
    <w:rsid w:val="000D56BB"/>
    <w:rsid w:val="000D6209"/>
    <w:rsid w:val="000D6CD9"/>
    <w:rsid w:val="000D72EE"/>
    <w:rsid w:val="000D79BA"/>
    <w:rsid w:val="000E01D8"/>
    <w:rsid w:val="000E0657"/>
    <w:rsid w:val="000E0BF0"/>
    <w:rsid w:val="000E1EC4"/>
    <w:rsid w:val="000E35D4"/>
    <w:rsid w:val="000E3620"/>
    <w:rsid w:val="000E51A1"/>
    <w:rsid w:val="000E55A2"/>
    <w:rsid w:val="000E584F"/>
    <w:rsid w:val="000E5F2B"/>
    <w:rsid w:val="000E6AD7"/>
    <w:rsid w:val="000F0C3B"/>
    <w:rsid w:val="000F0F96"/>
    <w:rsid w:val="000F1A06"/>
    <w:rsid w:val="000F2DC4"/>
    <w:rsid w:val="000F46F0"/>
    <w:rsid w:val="000F497C"/>
    <w:rsid w:val="000F7DF7"/>
    <w:rsid w:val="00101414"/>
    <w:rsid w:val="00102BD5"/>
    <w:rsid w:val="00105884"/>
    <w:rsid w:val="00105B3B"/>
    <w:rsid w:val="00105F9C"/>
    <w:rsid w:val="00106D39"/>
    <w:rsid w:val="001077DD"/>
    <w:rsid w:val="00110209"/>
    <w:rsid w:val="001128C9"/>
    <w:rsid w:val="001132D7"/>
    <w:rsid w:val="001134BA"/>
    <w:rsid w:val="001135EC"/>
    <w:rsid w:val="0011365C"/>
    <w:rsid w:val="0011559B"/>
    <w:rsid w:val="00115887"/>
    <w:rsid w:val="00115A83"/>
    <w:rsid w:val="00120C7E"/>
    <w:rsid w:val="00121E61"/>
    <w:rsid w:val="00122C7C"/>
    <w:rsid w:val="00122D6B"/>
    <w:rsid w:val="00122F84"/>
    <w:rsid w:val="0012336F"/>
    <w:rsid w:val="00123443"/>
    <w:rsid w:val="00124D46"/>
    <w:rsid w:val="00124F30"/>
    <w:rsid w:val="00125268"/>
    <w:rsid w:val="001253E8"/>
    <w:rsid w:val="00125A76"/>
    <w:rsid w:val="001268C8"/>
    <w:rsid w:val="00126A30"/>
    <w:rsid w:val="001277EE"/>
    <w:rsid w:val="00127BAD"/>
    <w:rsid w:val="001309AF"/>
    <w:rsid w:val="00131092"/>
    <w:rsid w:val="0013114A"/>
    <w:rsid w:val="00132061"/>
    <w:rsid w:val="001324AF"/>
    <w:rsid w:val="00133A24"/>
    <w:rsid w:val="001353C3"/>
    <w:rsid w:val="00135466"/>
    <w:rsid w:val="0013582F"/>
    <w:rsid w:val="00135882"/>
    <w:rsid w:val="00135C1B"/>
    <w:rsid w:val="001366E9"/>
    <w:rsid w:val="0014141C"/>
    <w:rsid w:val="00141424"/>
    <w:rsid w:val="00141FEB"/>
    <w:rsid w:val="00142DA3"/>
    <w:rsid w:val="0014302D"/>
    <w:rsid w:val="001436F1"/>
    <w:rsid w:val="00143E5C"/>
    <w:rsid w:val="00145BC3"/>
    <w:rsid w:val="00145E40"/>
    <w:rsid w:val="00146D79"/>
    <w:rsid w:val="00150667"/>
    <w:rsid w:val="00153E5E"/>
    <w:rsid w:val="001556E7"/>
    <w:rsid w:val="00155C44"/>
    <w:rsid w:val="001566D8"/>
    <w:rsid w:val="0015693B"/>
    <w:rsid w:val="00157FC8"/>
    <w:rsid w:val="0016029D"/>
    <w:rsid w:val="00160765"/>
    <w:rsid w:val="00162D56"/>
    <w:rsid w:val="0016352C"/>
    <w:rsid w:val="00164110"/>
    <w:rsid w:val="001649D5"/>
    <w:rsid w:val="00164E30"/>
    <w:rsid w:val="00165341"/>
    <w:rsid w:val="0016538F"/>
    <w:rsid w:val="001653DD"/>
    <w:rsid w:val="00165E1E"/>
    <w:rsid w:val="001709C3"/>
    <w:rsid w:val="00170CF2"/>
    <w:rsid w:val="00171946"/>
    <w:rsid w:val="00171C75"/>
    <w:rsid w:val="00172660"/>
    <w:rsid w:val="00172E01"/>
    <w:rsid w:val="00173081"/>
    <w:rsid w:val="00173529"/>
    <w:rsid w:val="00173692"/>
    <w:rsid w:val="00173978"/>
    <w:rsid w:val="0017423A"/>
    <w:rsid w:val="00175FA5"/>
    <w:rsid w:val="00180157"/>
    <w:rsid w:val="00180574"/>
    <w:rsid w:val="00180868"/>
    <w:rsid w:val="00180D40"/>
    <w:rsid w:val="0018298F"/>
    <w:rsid w:val="0018440E"/>
    <w:rsid w:val="00184543"/>
    <w:rsid w:val="00184FFE"/>
    <w:rsid w:val="0018607B"/>
    <w:rsid w:val="00186435"/>
    <w:rsid w:val="00187EFA"/>
    <w:rsid w:val="00190EBC"/>
    <w:rsid w:val="001913FE"/>
    <w:rsid w:val="001921F5"/>
    <w:rsid w:val="00193686"/>
    <w:rsid w:val="001959AA"/>
    <w:rsid w:val="001A0635"/>
    <w:rsid w:val="001A1FB9"/>
    <w:rsid w:val="001A2BEF"/>
    <w:rsid w:val="001A2D32"/>
    <w:rsid w:val="001A2FB4"/>
    <w:rsid w:val="001A4BB4"/>
    <w:rsid w:val="001A5B1D"/>
    <w:rsid w:val="001A5C13"/>
    <w:rsid w:val="001A5C83"/>
    <w:rsid w:val="001A5FE9"/>
    <w:rsid w:val="001A6120"/>
    <w:rsid w:val="001B1EB3"/>
    <w:rsid w:val="001B4281"/>
    <w:rsid w:val="001B5566"/>
    <w:rsid w:val="001B55EA"/>
    <w:rsid w:val="001B6788"/>
    <w:rsid w:val="001B69CA"/>
    <w:rsid w:val="001B6C12"/>
    <w:rsid w:val="001C0FE3"/>
    <w:rsid w:val="001C1AEF"/>
    <w:rsid w:val="001C2846"/>
    <w:rsid w:val="001C312B"/>
    <w:rsid w:val="001C3F5B"/>
    <w:rsid w:val="001C4404"/>
    <w:rsid w:val="001C6C5A"/>
    <w:rsid w:val="001C6D25"/>
    <w:rsid w:val="001C7C79"/>
    <w:rsid w:val="001D026C"/>
    <w:rsid w:val="001D0725"/>
    <w:rsid w:val="001D2B2E"/>
    <w:rsid w:val="001D4754"/>
    <w:rsid w:val="001D4D72"/>
    <w:rsid w:val="001D4F75"/>
    <w:rsid w:val="001D5522"/>
    <w:rsid w:val="001E1982"/>
    <w:rsid w:val="001E2C83"/>
    <w:rsid w:val="001E323F"/>
    <w:rsid w:val="001E3B0F"/>
    <w:rsid w:val="001E4C11"/>
    <w:rsid w:val="001E51CC"/>
    <w:rsid w:val="001E5573"/>
    <w:rsid w:val="001F00C0"/>
    <w:rsid w:val="001F0672"/>
    <w:rsid w:val="001F0809"/>
    <w:rsid w:val="001F08D8"/>
    <w:rsid w:val="001F09C9"/>
    <w:rsid w:val="001F0A48"/>
    <w:rsid w:val="001F171A"/>
    <w:rsid w:val="001F1EEA"/>
    <w:rsid w:val="001F2376"/>
    <w:rsid w:val="001F288E"/>
    <w:rsid w:val="001F38CD"/>
    <w:rsid w:val="001F41DF"/>
    <w:rsid w:val="001F4CCA"/>
    <w:rsid w:val="001F56D4"/>
    <w:rsid w:val="00201B45"/>
    <w:rsid w:val="00201D27"/>
    <w:rsid w:val="002023D1"/>
    <w:rsid w:val="00203AD1"/>
    <w:rsid w:val="00205024"/>
    <w:rsid w:val="00206A22"/>
    <w:rsid w:val="00207AFE"/>
    <w:rsid w:val="00210D00"/>
    <w:rsid w:val="00211A91"/>
    <w:rsid w:val="00212147"/>
    <w:rsid w:val="00212924"/>
    <w:rsid w:val="00214517"/>
    <w:rsid w:val="0021492C"/>
    <w:rsid w:val="0021497A"/>
    <w:rsid w:val="00215C15"/>
    <w:rsid w:val="00216D32"/>
    <w:rsid w:val="0021707D"/>
    <w:rsid w:val="00220CD7"/>
    <w:rsid w:val="002212E2"/>
    <w:rsid w:val="00227811"/>
    <w:rsid w:val="00227A74"/>
    <w:rsid w:val="00227B9B"/>
    <w:rsid w:val="00233AD9"/>
    <w:rsid w:val="0023481E"/>
    <w:rsid w:val="00236A19"/>
    <w:rsid w:val="002400FC"/>
    <w:rsid w:val="00240CAD"/>
    <w:rsid w:val="0024263B"/>
    <w:rsid w:val="00242874"/>
    <w:rsid w:val="00243C81"/>
    <w:rsid w:val="00244067"/>
    <w:rsid w:val="00244A3C"/>
    <w:rsid w:val="002454E2"/>
    <w:rsid w:val="00245E9D"/>
    <w:rsid w:val="002460EB"/>
    <w:rsid w:val="00246207"/>
    <w:rsid w:val="00246477"/>
    <w:rsid w:val="002468BE"/>
    <w:rsid w:val="00246CE2"/>
    <w:rsid w:val="00250216"/>
    <w:rsid w:val="002508C3"/>
    <w:rsid w:val="0025127A"/>
    <w:rsid w:val="002521A3"/>
    <w:rsid w:val="00252DD9"/>
    <w:rsid w:val="00254144"/>
    <w:rsid w:val="00254253"/>
    <w:rsid w:val="0025693C"/>
    <w:rsid w:val="00256D28"/>
    <w:rsid w:val="0026166B"/>
    <w:rsid w:val="0026194C"/>
    <w:rsid w:val="00264B43"/>
    <w:rsid w:val="002651F7"/>
    <w:rsid w:val="002654B0"/>
    <w:rsid w:val="0026600A"/>
    <w:rsid w:val="00271541"/>
    <w:rsid w:val="00271CD3"/>
    <w:rsid w:val="00273AD7"/>
    <w:rsid w:val="0027456E"/>
    <w:rsid w:val="00274740"/>
    <w:rsid w:val="0027636A"/>
    <w:rsid w:val="00276A71"/>
    <w:rsid w:val="0027739D"/>
    <w:rsid w:val="00277769"/>
    <w:rsid w:val="00280447"/>
    <w:rsid w:val="0028131D"/>
    <w:rsid w:val="0028134F"/>
    <w:rsid w:val="002820FA"/>
    <w:rsid w:val="00282147"/>
    <w:rsid w:val="002826A2"/>
    <w:rsid w:val="00283EF5"/>
    <w:rsid w:val="00285147"/>
    <w:rsid w:val="002879F2"/>
    <w:rsid w:val="0029000F"/>
    <w:rsid w:val="0029057B"/>
    <w:rsid w:val="00292794"/>
    <w:rsid w:val="00294541"/>
    <w:rsid w:val="00296DDA"/>
    <w:rsid w:val="0029731B"/>
    <w:rsid w:val="00297804"/>
    <w:rsid w:val="002A08A8"/>
    <w:rsid w:val="002A13A1"/>
    <w:rsid w:val="002A1FE7"/>
    <w:rsid w:val="002A2476"/>
    <w:rsid w:val="002A35FA"/>
    <w:rsid w:val="002A3A92"/>
    <w:rsid w:val="002A3E40"/>
    <w:rsid w:val="002A50C2"/>
    <w:rsid w:val="002A7F25"/>
    <w:rsid w:val="002B04E9"/>
    <w:rsid w:val="002B083A"/>
    <w:rsid w:val="002B0B0E"/>
    <w:rsid w:val="002B0E6A"/>
    <w:rsid w:val="002B1046"/>
    <w:rsid w:val="002B10A9"/>
    <w:rsid w:val="002B24CC"/>
    <w:rsid w:val="002B293E"/>
    <w:rsid w:val="002B52D9"/>
    <w:rsid w:val="002B61AF"/>
    <w:rsid w:val="002B684E"/>
    <w:rsid w:val="002B69C8"/>
    <w:rsid w:val="002C00F0"/>
    <w:rsid w:val="002C15EC"/>
    <w:rsid w:val="002C1B30"/>
    <w:rsid w:val="002C33F7"/>
    <w:rsid w:val="002C401E"/>
    <w:rsid w:val="002C4433"/>
    <w:rsid w:val="002C4960"/>
    <w:rsid w:val="002C5863"/>
    <w:rsid w:val="002C64D2"/>
    <w:rsid w:val="002C6631"/>
    <w:rsid w:val="002D0650"/>
    <w:rsid w:val="002D06ED"/>
    <w:rsid w:val="002D0AB6"/>
    <w:rsid w:val="002D0DD4"/>
    <w:rsid w:val="002D1C16"/>
    <w:rsid w:val="002D23D8"/>
    <w:rsid w:val="002D2CB6"/>
    <w:rsid w:val="002D2D43"/>
    <w:rsid w:val="002D34A7"/>
    <w:rsid w:val="002D376A"/>
    <w:rsid w:val="002D4B3E"/>
    <w:rsid w:val="002D5259"/>
    <w:rsid w:val="002D63DD"/>
    <w:rsid w:val="002D74D7"/>
    <w:rsid w:val="002E01A9"/>
    <w:rsid w:val="002E193F"/>
    <w:rsid w:val="002E2FFB"/>
    <w:rsid w:val="002E3394"/>
    <w:rsid w:val="002E382B"/>
    <w:rsid w:val="002E47C4"/>
    <w:rsid w:val="002E48F4"/>
    <w:rsid w:val="002E64A5"/>
    <w:rsid w:val="002E66F6"/>
    <w:rsid w:val="002E6FE1"/>
    <w:rsid w:val="002E7358"/>
    <w:rsid w:val="002F0D3A"/>
    <w:rsid w:val="002F1268"/>
    <w:rsid w:val="002F174D"/>
    <w:rsid w:val="002F286B"/>
    <w:rsid w:val="002F2EF8"/>
    <w:rsid w:val="002F32A4"/>
    <w:rsid w:val="002F3BE9"/>
    <w:rsid w:val="002F45CB"/>
    <w:rsid w:val="002F47C5"/>
    <w:rsid w:val="002F4930"/>
    <w:rsid w:val="002F4A52"/>
    <w:rsid w:val="002F522A"/>
    <w:rsid w:val="002F5DA3"/>
    <w:rsid w:val="002F7199"/>
    <w:rsid w:val="002F7412"/>
    <w:rsid w:val="003004D4"/>
    <w:rsid w:val="00301C02"/>
    <w:rsid w:val="0030321D"/>
    <w:rsid w:val="0030536C"/>
    <w:rsid w:val="003064FD"/>
    <w:rsid w:val="00307238"/>
    <w:rsid w:val="00307F49"/>
    <w:rsid w:val="003133A9"/>
    <w:rsid w:val="00316076"/>
    <w:rsid w:val="0031653D"/>
    <w:rsid w:val="00316E3C"/>
    <w:rsid w:val="00321083"/>
    <w:rsid w:val="00321BE1"/>
    <w:rsid w:val="0032209A"/>
    <w:rsid w:val="0032219D"/>
    <w:rsid w:val="0032267B"/>
    <w:rsid w:val="003228DB"/>
    <w:rsid w:val="00326250"/>
    <w:rsid w:val="00326BAE"/>
    <w:rsid w:val="00326D2E"/>
    <w:rsid w:val="00326E5B"/>
    <w:rsid w:val="0032758F"/>
    <w:rsid w:val="00327F4A"/>
    <w:rsid w:val="003302C4"/>
    <w:rsid w:val="00332470"/>
    <w:rsid w:val="00332899"/>
    <w:rsid w:val="003328B3"/>
    <w:rsid w:val="003328D1"/>
    <w:rsid w:val="00332A35"/>
    <w:rsid w:val="00333460"/>
    <w:rsid w:val="003335B8"/>
    <w:rsid w:val="00335807"/>
    <w:rsid w:val="00335D83"/>
    <w:rsid w:val="00337CBA"/>
    <w:rsid w:val="00342F0A"/>
    <w:rsid w:val="00343729"/>
    <w:rsid w:val="003459E4"/>
    <w:rsid w:val="003467F7"/>
    <w:rsid w:val="00346B80"/>
    <w:rsid w:val="003515AB"/>
    <w:rsid w:val="00353B77"/>
    <w:rsid w:val="003542D5"/>
    <w:rsid w:val="00354574"/>
    <w:rsid w:val="00354C99"/>
    <w:rsid w:val="00356057"/>
    <w:rsid w:val="00357B14"/>
    <w:rsid w:val="00357ED7"/>
    <w:rsid w:val="00360762"/>
    <w:rsid w:val="0036103B"/>
    <w:rsid w:val="0036111A"/>
    <w:rsid w:val="00361E14"/>
    <w:rsid w:val="00363604"/>
    <w:rsid w:val="0036431F"/>
    <w:rsid w:val="00364C3C"/>
    <w:rsid w:val="0036666D"/>
    <w:rsid w:val="0036692F"/>
    <w:rsid w:val="00366AA4"/>
    <w:rsid w:val="003703AA"/>
    <w:rsid w:val="00372E1D"/>
    <w:rsid w:val="0037325A"/>
    <w:rsid w:val="00373844"/>
    <w:rsid w:val="00373AD3"/>
    <w:rsid w:val="00373B38"/>
    <w:rsid w:val="003751FA"/>
    <w:rsid w:val="00375982"/>
    <w:rsid w:val="00376185"/>
    <w:rsid w:val="003763A0"/>
    <w:rsid w:val="0037765C"/>
    <w:rsid w:val="003803F6"/>
    <w:rsid w:val="003809F5"/>
    <w:rsid w:val="00381812"/>
    <w:rsid w:val="0038239B"/>
    <w:rsid w:val="0038246D"/>
    <w:rsid w:val="003827B3"/>
    <w:rsid w:val="00383427"/>
    <w:rsid w:val="0038362F"/>
    <w:rsid w:val="00387757"/>
    <w:rsid w:val="00387E0E"/>
    <w:rsid w:val="00387F83"/>
    <w:rsid w:val="00392075"/>
    <w:rsid w:val="00392B8C"/>
    <w:rsid w:val="00394442"/>
    <w:rsid w:val="00395BDC"/>
    <w:rsid w:val="00396A98"/>
    <w:rsid w:val="00396BC3"/>
    <w:rsid w:val="003979D9"/>
    <w:rsid w:val="00397EE4"/>
    <w:rsid w:val="003A06CB"/>
    <w:rsid w:val="003A0CAA"/>
    <w:rsid w:val="003A0DAB"/>
    <w:rsid w:val="003A0F2D"/>
    <w:rsid w:val="003A28FF"/>
    <w:rsid w:val="003A342A"/>
    <w:rsid w:val="003A4A49"/>
    <w:rsid w:val="003A584D"/>
    <w:rsid w:val="003A5D4C"/>
    <w:rsid w:val="003A5F0C"/>
    <w:rsid w:val="003A6A41"/>
    <w:rsid w:val="003A6D3C"/>
    <w:rsid w:val="003A72DE"/>
    <w:rsid w:val="003B02FD"/>
    <w:rsid w:val="003B1154"/>
    <w:rsid w:val="003B163F"/>
    <w:rsid w:val="003B1D79"/>
    <w:rsid w:val="003B27DB"/>
    <w:rsid w:val="003B28A5"/>
    <w:rsid w:val="003B2BB7"/>
    <w:rsid w:val="003B5B2F"/>
    <w:rsid w:val="003B61CE"/>
    <w:rsid w:val="003B6C4E"/>
    <w:rsid w:val="003C093D"/>
    <w:rsid w:val="003C0E3C"/>
    <w:rsid w:val="003C1F44"/>
    <w:rsid w:val="003C3268"/>
    <w:rsid w:val="003C3F34"/>
    <w:rsid w:val="003C4D51"/>
    <w:rsid w:val="003C602B"/>
    <w:rsid w:val="003D12AD"/>
    <w:rsid w:val="003D165E"/>
    <w:rsid w:val="003D1CA4"/>
    <w:rsid w:val="003D2266"/>
    <w:rsid w:val="003D37AD"/>
    <w:rsid w:val="003D38FC"/>
    <w:rsid w:val="003D4CC6"/>
    <w:rsid w:val="003D5107"/>
    <w:rsid w:val="003D73D6"/>
    <w:rsid w:val="003E0820"/>
    <w:rsid w:val="003E0D45"/>
    <w:rsid w:val="003E1FAA"/>
    <w:rsid w:val="003E3DDD"/>
    <w:rsid w:val="003E562F"/>
    <w:rsid w:val="003E671F"/>
    <w:rsid w:val="003E7114"/>
    <w:rsid w:val="003E762A"/>
    <w:rsid w:val="003E7AFA"/>
    <w:rsid w:val="003F09B4"/>
    <w:rsid w:val="003F181B"/>
    <w:rsid w:val="003F338A"/>
    <w:rsid w:val="003F47CA"/>
    <w:rsid w:val="003F6E84"/>
    <w:rsid w:val="003F735D"/>
    <w:rsid w:val="0040089E"/>
    <w:rsid w:val="00400C65"/>
    <w:rsid w:val="00400D55"/>
    <w:rsid w:val="00400E46"/>
    <w:rsid w:val="004016EF"/>
    <w:rsid w:val="004018F4"/>
    <w:rsid w:val="00402278"/>
    <w:rsid w:val="004024A8"/>
    <w:rsid w:val="00403BF6"/>
    <w:rsid w:val="004048F3"/>
    <w:rsid w:val="004072E4"/>
    <w:rsid w:val="0040745B"/>
    <w:rsid w:val="00410260"/>
    <w:rsid w:val="004106D9"/>
    <w:rsid w:val="0041116A"/>
    <w:rsid w:val="00412700"/>
    <w:rsid w:val="00414824"/>
    <w:rsid w:val="00414EC7"/>
    <w:rsid w:val="004154F3"/>
    <w:rsid w:val="0042332F"/>
    <w:rsid w:val="00424B8D"/>
    <w:rsid w:val="00424CA5"/>
    <w:rsid w:val="00424CC3"/>
    <w:rsid w:val="00425DDC"/>
    <w:rsid w:val="00426BEA"/>
    <w:rsid w:val="00427A46"/>
    <w:rsid w:val="00427F4D"/>
    <w:rsid w:val="0043039E"/>
    <w:rsid w:val="00430DE0"/>
    <w:rsid w:val="004314B2"/>
    <w:rsid w:val="004318DD"/>
    <w:rsid w:val="004322F0"/>
    <w:rsid w:val="00432486"/>
    <w:rsid w:val="004360D2"/>
    <w:rsid w:val="00436767"/>
    <w:rsid w:val="00436B24"/>
    <w:rsid w:val="00437207"/>
    <w:rsid w:val="00437B08"/>
    <w:rsid w:val="00441A77"/>
    <w:rsid w:val="004429AA"/>
    <w:rsid w:val="00450D25"/>
    <w:rsid w:val="00450F37"/>
    <w:rsid w:val="00451596"/>
    <w:rsid w:val="00452512"/>
    <w:rsid w:val="004527FF"/>
    <w:rsid w:val="0045387A"/>
    <w:rsid w:val="00454381"/>
    <w:rsid w:val="00454DFF"/>
    <w:rsid w:val="00454E15"/>
    <w:rsid w:val="00454F14"/>
    <w:rsid w:val="004554F6"/>
    <w:rsid w:val="00456B7A"/>
    <w:rsid w:val="00457342"/>
    <w:rsid w:val="004627BE"/>
    <w:rsid w:val="00463E52"/>
    <w:rsid w:val="00464F50"/>
    <w:rsid w:val="00472BDD"/>
    <w:rsid w:val="00473601"/>
    <w:rsid w:val="00474249"/>
    <w:rsid w:val="0047529A"/>
    <w:rsid w:val="00475746"/>
    <w:rsid w:val="00475840"/>
    <w:rsid w:val="00476852"/>
    <w:rsid w:val="00476B93"/>
    <w:rsid w:val="0048040D"/>
    <w:rsid w:val="0048066A"/>
    <w:rsid w:val="004813D9"/>
    <w:rsid w:val="00481F34"/>
    <w:rsid w:val="004837C7"/>
    <w:rsid w:val="00483DC1"/>
    <w:rsid w:val="0048503B"/>
    <w:rsid w:val="004854BD"/>
    <w:rsid w:val="004862C9"/>
    <w:rsid w:val="00486C0C"/>
    <w:rsid w:val="00490D02"/>
    <w:rsid w:val="00491505"/>
    <w:rsid w:val="00491C66"/>
    <w:rsid w:val="00492318"/>
    <w:rsid w:val="00492860"/>
    <w:rsid w:val="0049400B"/>
    <w:rsid w:val="004946A4"/>
    <w:rsid w:val="00494C66"/>
    <w:rsid w:val="00495015"/>
    <w:rsid w:val="00495FCC"/>
    <w:rsid w:val="00495FD4"/>
    <w:rsid w:val="004969DD"/>
    <w:rsid w:val="00496DFE"/>
    <w:rsid w:val="00496E5A"/>
    <w:rsid w:val="004A01DC"/>
    <w:rsid w:val="004A0DEF"/>
    <w:rsid w:val="004A19DF"/>
    <w:rsid w:val="004A3692"/>
    <w:rsid w:val="004A4F31"/>
    <w:rsid w:val="004A51C4"/>
    <w:rsid w:val="004A5B30"/>
    <w:rsid w:val="004A5E5A"/>
    <w:rsid w:val="004A6586"/>
    <w:rsid w:val="004B06E5"/>
    <w:rsid w:val="004B0ED8"/>
    <w:rsid w:val="004B190E"/>
    <w:rsid w:val="004B2716"/>
    <w:rsid w:val="004B28D1"/>
    <w:rsid w:val="004B3439"/>
    <w:rsid w:val="004B4A77"/>
    <w:rsid w:val="004B593C"/>
    <w:rsid w:val="004B5B04"/>
    <w:rsid w:val="004B5F75"/>
    <w:rsid w:val="004B6143"/>
    <w:rsid w:val="004B77E4"/>
    <w:rsid w:val="004B7ECA"/>
    <w:rsid w:val="004C04BA"/>
    <w:rsid w:val="004C0BBF"/>
    <w:rsid w:val="004C1CAC"/>
    <w:rsid w:val="004C1D97"/>
    <w:rsid w:val="004C22C2"/>
    <w:rsid w:val="004C2B58"/>
    <w:rsid w:val="004C4343"/>
    <w:rsid w:val="004C5816"/>
    <w:rsid w:val="004D045A"/>
    <w:rsid w:val="004D0BAC"/>
    <w:rsid w:val="004D515E"/>
    <w:rsid w:val="004D5B12"/>
    <w:rsid w:val="004D76FA"/>
    <w:rsid w:val="004E1F99"/>
    <w:rsid w:val="004E2AB1"/>
    <w:rsid w:val="004E300C"/>
    <w:rsid w:val="004E4829"/>
    <w:rsid w:val="004E57FA"/>
    <w:rsid w:val="004E5B12"/>
    <w:rsid w:val="004E6781"/>
    <w:rsid w:val="004E6B19"/>
    <w:rsid w:val="004E765E"/>
    <w:rsid w:val="004E766C"/>
    <w:rsid w:val="004E7789"/>
    <w:rsid w:val="004F113B"/>
    <w:rsid w:val="004F26AE"/>
    <w:rsid w:val="004F26E7"/>
    <w:rsid w:val="004F2D7E"/>
    <w:rsid w:val="004F3EA3"/>
    <w:rsid w:val="004F4DCA"/>
    <w:rsid w:val="004F5BC2"/>
    <w:rsid w:val="004F5C28"/>
    <w:rsid w:val="004F5D22"/>
    <w:rsid w:val="004F7273"/>
    <w:rsid w:val="004F7C4D"/>
    <w:rsid w:val="005017E7"/>
    <w:rsid w:val="00501EE9"/>
    <w:rsid w:val="005031C7"/>
    <w:rsid w:val="0050341C"/>
    <w:rsid w:val="00503B5C"/>
    <w:rsid w:val="00505099"/>
    <w:rsid w:val="00505F2D"/>
    <w:rsid w:val="00505F7E"/>
    <w:rsid w:val="005079D2"/>
    <w:rsid w:val="005104B8"/>
    <w:rsid w:val="00510BC3"/>
    <w:rsid w:val="00511773"/>
    <w:rsid w:val="00511E0A"/>
    <w:rsid w:val="0051334D"/>
    <w:rsid w:val="0051361B"/>
    <w:rsid w:val="00513CC2"/>
    <w:rsid w:val="005165C4"/>
    <w:rsid w:val="0052150C"/>
    <w:rsid w:val="00522F0F"/>
    <w:rsid w:val="005253E3"/>
    <w:rsid w:val="00525652"/>
    <w:rsid w:val="00526D37"/>
    <w:rsid w:val="0052715B"/>
    <w:rsid w:val="005305C2"/>
    <w:rsid w:val="00530B7E"/>
    <w:rsid w:val="005310E6"/>
    <w:rsid w:val="005324E7"/>
    <w:rsid w:val="0053257E"/>
    <w:rsid w:val="005328F2"/>
    <w:rsid w:val="005335BB"/>
    <w:rsid w:val="00533A1C"/>
    <w:rsid w:val="00533AD6"/>
    <w:rsid w:val="00533CE6"/>
    <w:rsid w:val="005348F1"/>
    <w:rsid w:val="00534C0B"/>
    <w:rsid w:val="005406C2"/>
    <w:rsid w:val="00540A81"/>
    <w:rsid w:val="00540B39"/>
    <w:rsid w:val="005426B3"/>
    <w:rsid w:val="005431CF"/>
    <w:rsid w:val="00543B66"/>
    <w:rsid w:val="00544221"/>
    <w:rsid w:val="005442EF"/>
    <w:rsid w:val="00544462"/>
    <w:rsid w:val="005452EC"/>
    <w:rsid w:val="005455E9"/>
    <w:rsid w:val="0055108A"/>
    <w:rsid w:val="005513D5"/>
    <w:rsid w:val="0055148E"/>
    <w:rsid w:val="00553935"/>
    <w:rsid w:val="00553D06"/>
    <w:rsid w:val="00554060"/>
    <w:rsid w:val="0055486A"/>
    <w:rsid w:val="00555242"/>
    <w:rsid w:val="00556AC5"/>
    <w:rsid w:val="005572AB"/>
    <w:rsid w:val="00557C9D"/>
    <w:rsid w:val="00560287"/>
    <w:rsid w:val="00561642"/>
    <w:rsid w:val="00561B6F"/>
    <w:rsid w:val="00561D3E"/>
    <w:rsid w:val="00564FBC"/>
    <w:rsid w:val="0056564E"/>
    <w:rsid w:val="00565652"/>
    <w:rsid w:val="00565B0F"/>
    <w:rsid w:val="00565F6B"/>
    <w:rsid w:val="00566FB0"/>
    <w:rsid w:val="0056754F"/>
    <w:rsid w:val="00567629"/>
    <w:rsid w:val="0056782B"/>
    <w:rsid w:val="00567DCF"/>
    <w:rsid w:val="00570817"/>
    <w:rsid w:val="005728D1"/>
    <w:rsid w:val="00573356"/>
    <w:rsid w:val="00573C20"/>
    <w:rsid w:val="005753BD"/>
    <w:rsid w:val="00576FC8"/>
    <w:rsid w:val="00580F1D"/>
    <w:rsid w:val="00582217"/>
    <w:rsid w:val="005846AD"/>
    <w:rsid w:val="005851CB"/>
    <w:rsid w:val="0058541E"/>
    <w:rsid w:val="00586E0D"/>
    <w:rsid w:val="005903E9"/>
    <w:rsid w:val="00591E39"/>
    <w:rsid w:val="005920AC"/>
    <w:rsid w:val="005947CF"/>
    <w:rsid w:val="005964A0"/>
    <w:rsid w:val="005A078A"/>
    <w:rsid w:val="005A2610"/>
    <w:rsid w:val="005A2AF8"/>
    <w:rsid w:val="005A2EE2"/>
    <w:rsid w:val="005A333D"/>
    <w:rsid w:val="005A38A1"/>
    <w:rsid w:val="005A6788"/>
    <w:rsid w:val="005B02C6"/>
    <w:rsid w:val="005B0918"/>
    <w:rsid w:val="005B20DE"/>
    <w:rsid w:val="005B4607"/>
    <w:rsid w:val="005B473F"/>
    <w:rsid w:val="005B51A7"/>
    <w:rsid w:val="005B5953"/>
    <w:rsid w:val="005B5FD7"/>
    <w:rsid w:val="005B6D84"/>
    <w:rsid w:val="005B77C1"/>
    <w:rsid w:val="005C0329"/>
    <w:rsid w:val="005C15B8"/>
    <w:rsid w:val="005C1C13"/>
    <w:rsid w:val="005C3CFD"/>
    <w:rsid w:val="005C3D79"/>
    <w:rsid w:val="005C5578"/>
    <w:rsid w:val="005C63BE"/>
    <w:rsid w:val="005C6C46"/>
    <w:rsid w:val="005C6DE9"/>
    <w:rsid w:val="005C7A1D"/>
    <w:rsid w:val="005D1720"/>
    <w:rsid w:val="005D1BAC"/>
    <w:rsid w:val="005D1CBC"/>
    <w:rsid w:val="005D2261"/>
    <w:rsid w:val="005D2594"/>
    <w:rsid w:val="005D27C0"/>
    <w:rsid w:val="005D2B85"/>
    <w:rsid w:val="005D3557"/>
    <w:rsid w:val="005D463F"/>
    <w:rsid w:val="005D5EAB"/>
    <w:rsid w:val="005D5FC1"/>
    <w:rsid w:val="005D6333"/>
    <w:rsid w:val="005E158D"/>
    <w:rsid w:val="005E1C1C"/>
    <w:rsid w:val="005E30BD"/>
    <w:rsid w:val="005E470B"/>
    <w:rsid w:val="005E4AA0"/>
    <w:rsid w:val="005E6E77"/>
    <w:rsid w:val="005F0543"/>
    <w:rsid w:val="005F16CE"/>
    <w:rsid w:val="005F2CF8"/>
    <w:rsid w:val="005F3985"/>
    <w:rsid w:val="005F3DC1"/>
    <w:rsid w:val="005F45F7"/>
    <w:rsid w:val="005F4B0B"/>
    <w:rsid w:val="005F6123"/>
    <w:rsid w:val="006006DE"/>
    <w:rsid w:val="0060199C"/>
    <w:rsid w:val="00602B9F"/>
    <w:rsid w:val="0060503F"/>
    <w:rsid w:val="006056AB"/>
    <w:rsid w:val="006075D5"/>
    <w:rsid w:val="00607ED5"/>
    <w:rsid w:val="0061219C"/>
    <w:rsid w:val="006128FC"/>
    <w:rsid w:val="00613685"/>
    <w:rsid w:val="00614286"/>
    <w:rsid w:val="00614F17"/>
    <w:rsid w:val="0061531B"/>
    <w:rsid w:val="00615E7A"/>
    <w:rsid w:val="00617BDD"/>
    <w:rsid w:val="00617F41"/>
    <w:rsid w:val="006201D3"/>
    <w:rsid w:val="00621285"/>
    <w:rsid w:val="00621647"/>
    <w:rsid w:val="00625EDE"/>
    <w:rsid w:val="006277FC"/>
    <w:rsid w:val="006302D0"/>
    <w:rsid w:val="00630DF4"/>
    <w:rsid w:val="006317F1"/>
    <w:rsid w:val="00633339"/>
    <w:rsid w:val="00634E71"/>
    <w:rsid w:val="00636E6B"/>
    <w:rsid w:val="0063710C"/>
    <w:rsid w:val="00637BD4"/>
    <w:rsid w:val="00641651"/>
    <w:rsid w:val="0064267D"/>
    <w:rsid w:val="00642932"/>
    <w:rsid w:val="0064334C"/>
    <w:rsid w:val="00643756"/>
    <w:rsid w:val="0064413A"/>
    <w:rsid w:val="00646B4B"/>
    <w:rsid w:val="00647513"/>
    <w:rsid w:val="00647FA3"/>
    <w:rsid w:val="00651900"/>
    <w:rsid w:val="00651A59"/>
    <w:rsid w:val="00652CC9"/>
    <w:rsid w:val="00652CE9"/>
    <w:rsid w:val="0065318F"/>
    <w:rsid w:val="00654669"/>
    <w:rsid w:val="00654CF7"/>
    <w:rsid w:val="00655735"/>
    <w:rsid w:val="00655D1E"/>
    <w:rsid w:val="00656A26"/>
    <w:rsid w:val="00656BF6"/>
    <w:rsid w:val="00660254"/>
    <w:rsid w:val="006603E5"/>
    <w:rsid w:val="00660EC3"/>
    <w:rsid w:val="00662C65"/>
    <w:rsid w:val="00662D24"/>
    <w:rsid w:val="00663C71"/>
    <w:rsid w:val="006641C4"/>
    <w:rsid w:val="006648D1"/>
    <w:rsid w:val="0066534B"/>
    <w:rsid w:val="006664F7"/>
    <w:rsid w:val="0066694E"/>
    <w:rsid w:val="00670A16"/>
    <w:rsid w:val="00673358"/>
    <w:rsid w:val="0067516F"/>
    <w:rsid w:val="00677368"/>
    <w:rsid w:val="00677942"/>
    <w:rsid w:val="00680EB3"/>
    <w:rsid w:val="00681458"/>
    <w:rsid w:val="00681D02"/>
    <w:rsid w:val="00682332"/>
    <w:rsid w:val="00682CCB"/>
    <w:rsid w:val="00683466"/>
    <w:rsid w:val="0068350F"/>
    <w:rsid w:val="00683DB4"/>
    <w:rsid w:val="0068520B"/>
    <w:rsid w:val="0068743A"/>
    <w:rsid w:val="00687DDF"/>
    <w:rsid w:val="006904EA"/>
    <w:rsid w:val="00690D8D"/>
    <w:rsid w:val="00691515"/>
    <w:rsid w:val="00691838"/>
    <w:rsid w:val="00692A94"/>
    <w:rsid w:val="006935A3"/>
    <w:rsid w:val="00695E50"/>
    <w:rsid w:val="006A001D"/>
    <w:rsid w:val="006A092B"/>
    <w:rsid w:val="006A0B24"/>
    <w:rsid w:val="006A2564"/>
    <w:rsid w:val="006A2E40"/>
    <w:rsid w:val="006A42EA"/>
    <w:rsid w:val="006A5BF0"/>
    <w:rsid w:val="006A611E"/>
    <w:rsid w:val="006A7619"/>
    <w:rsid w:val="006A7CEE"/>
    <w:rsid w:val="006B1EE8"/>
    <w:rsid w:val="006B331F"/>
    <w:rsid w:val="006B4319"/>
    <w:rsid w:val="006B4C85"/>
    <w:rsid w:val="006B5208"/>
    <w:rsid w:val="006B57DC"/>
    <w:rsid w:val="006B62BD"/>
    <w:rsid w:val="006B7A76"/>
    <w:rsid w:val="006C028D"/>
    <w:rsid w:val="006C0523"/>
    <w:rsid w:val="006C0FF8"/>
    <w:rsid w:val="006C1B4F"/>
    <w:rsid w:val="006C3282"/>
    <w:rsid w:val="006C375D"/>
    <w:rsid w:val="006C399B"/>
    <w:rsid w:val="006C4992"/>
    <w:rsid w:val="006C5A5C"/>
    <w:rsid w:val="006C6E5B"/>
    <w:rsid w:val="006C72ED"/>
    <w:rsid w:val="006C732F"/>
    <w:rsid w:val="006C7CE2"/>
    <w:rsid w:val="006D13C8"/>
    <w:rsid w:val="006D3F83"/>
    <w:rsid w:val="006D431D"/>
    <w:rsid w:val="006D585C"/>
    <w:rsid w:val="006D5FE8"/>
    <w:rsid w:val="006D644E"/>
    <w:rsid w:val="006D64AF"/>
    <w:rsid w:val="006D774E"/>
    <w:rsid w:val="006D77E3"/>
    <w:rsid w:val="006D7DD9"/>
    <w:rsid w:val="006D7F60"/>
    <w:rsid w:val="006E1424"/>
    <w:rsid w:val="006E1534"/>
    <w:rsid w:val="006E28BB"/>
    <w:rsid w:val="006E3200"/>
    <w:rsid w:val="006E38D9"/>
    <w:rsid w:val="006E401E"/>
    <w:rsid w:val="006E4169"/>
    <w:rsid w:val="006E477F"/>
    <w:rsid w:val="006E5D94"/>
    <w:rsid w:val="006E6059"/>
    <w:rsid w:val="006E6EFE"/>
    <w:rsid w:val="006E7960"/>
    <w:rsid w:val="006F120B"/>
    <w:rsid w:val="006F12CC"/>
    <w:rsid w:val="006F1BC8"/>
    <w:rsid w:val="006F1BCE"/>
    <w:rsid w:val="006F213F"/>
    <w:rsid w:val="006F31AB"/>
    <w:rsid w:val="006F3232"/>
    <w:rsid w:val="006F3324"/>
    <w:rsid w:val="006F3847"/>
    <w:rsid w:val="006F513F"/>
    <w:rsid w:val="006F60E4"/>
    <w:rsid w:val="0070056C"/>
    <w:rsid w:val="0070207F"/>
    <w:rsid w:val="0070218B"/>
    <w:rsid w:val="0070223F"/>
    <w:rsid w:val="007024B2"/>
    <w:rsid w:val="00702553"/>
    <w:rsid w:val="00702748"/>
    <w:rsid w:val="0070409A"/>
    <w:rsid w:val="007046C1"/>
    <w:rsid w:val="007059E4"/>
    <w:rsid w:val="00705DF8"/>
    <w:rsid w:val="00706FD2"/>
    <w:rsid w:val="00711081"/>
    <w:rsid w:val="00711685"/>
    <w:rsid w:val="0071297D"/>
    <w:rsid w:val="00712D41"/>
    <w:rsid w:val="00713D75"/>
    <w:rsid w:val="007141ED"/>
    <w:rsid w:val="0071453B"/>
    <w:rsid w:val="007145D2"/>
    <w:rsid w:val="00716081"/>
    <w:rsid w:val="0071676A"/>
    <w:rsid w:val="0072060D"/>
    <w:rsid w:val="007218CA"/>
    <w:rsid w:val="00721F6A"/>
    <w:rsid w:val="00722540"/>
    <w:rsid w:val="0072432C"/>
    <w:rsid w:val="00724E4B"/>
    <w:rsid w:val="007251C1"/>
    <w:rsid w:val="00725E68"/>
    <w:rsid w:val="00726309"/>
    <w:rsid w:val="00726BCA"/>
    <w:rsid w:val="00730B67"/>
    <w:rsid w:val="00730C4B"/>
    <w:rsid w:val="0073175C"/>
    <w:rsid w:val="00731F9E"/>
    <w:rsid w:val="007322E4"/>
    <w:rsid w:val="007331E0"/>
    <w:rsid w:val="0073497D"/>
    <w:rsid w:val="00734FA5"/>
    <w:rsid w:val="007368F7"/>
    <w:rsid w:val="007372A1"/>
    <w:rsid w:val="00737510"/>
    <w:rsid w:val="0073764E"/>
    <w:rsid w:val="0073770F"/>
    <w:rsid w:val="00740D21"/>
    <w:rsid w:val="00740F3A"/>
    <w:rsid w:val="0074145D"/>
    <w:rsid w:val="00746C4A"/>
    <w:rsid w:val="00750B22"/>
    <w:rsid w:val="00751B6E"/>
    <w:rsid w:val="00751E20"/>
    <w:rsid w:val="0075292F"/>
    <w:rsid w:val="00752E2C"/>
    <w:rsid w:val="00753E92"/>
    <w:rsid w:val="00753EC3"/>
    <w:rsid w:val="00753F67"/>
    <w:rsid w:val="0075402A"/>
    <w:rsid w:val="0075404F"/>
    <w:rsid w:val="00754141"/>
    <w:rsid w:val="0075656D"/>
    <w:rsid w:val="007565E6"/>
    <w:rsid w:val="00762F80"/>
    <w:rsid w:val="00763791"/>
    <w:rsid w:val="00763FBE"/>
    <w:rsid w:val="00765A1D"/>
    <w:rsid w:val="00766F2C"/>
    <w:rsid w:val="00767B72"/>
    <w:rsid w:val="00767D3D"/>
    <w:rsid w:val="00770760"/>
    <w:rsid w:val="00770BC1"/>
    <w:rsid w:val="00771C12"/>
    <w:rsid w:val="007734CD"/>
    <w:rsid w:val="007741DC"/>
    <w:rsid w:val="00774291"/>
    <w:rsid w:val="00776325"/>
    <w:rsid w:val="0077657A"/>
    <w:rsid w:val="00776E57"/>
    <w:rsid w:val="007773B7"/>
    <w:rsid w:val="00777677"/>
    <w:rsid w:val="0078037E"/>
    <w:rsid w:val="00780504"/>
    <w:rsid w:val="00780D99"/>
    <w:rsid w:val="007810FD"/>
    <w:rsid w:val="0078143E"/>
    <w:rsid w:val="0078457F"/>
    <w:rsid w:val="007847A2"/>
    <w:rsid w:val="00784C99"/>
    <w:rsid w:val="00786AE5"/>
    <w:rsid w:val="007907A7"/>
    <w:rsid w:val="0079123B"/>
    <w:rsid w:val="00791694"/>
    <w:rsid w:val="007937B0"/>
    <w:rsid w:val="00793C25"/>
    <w:rsid w:val="00793E49"/>
    <w:rsid w:val="00793EBF"/>
    <w:rsid w:val="007940CA"/>
    <w:rsid w:val="00794B45"/>
    <w:rsid w:val="00794F3D"/>
    <w:rsid w:val="0079594D"/>
    <w:rsid w:val="007959FC"/>
    <w:rsid w:val="007A1435"/>
    <w:rsid w:val="007A32FA"/>
    <w:rsid w:val="007A34BB"/>
    <w:rsid w:val="007A40F8"/>
    <w:rsid w:val="007A426C"/>
    <w:rsid w:val="007A52C5"/>
    <w:rsid w:val="007A58A9"/>
    <w:rsid w:val="007A5A33"/>
    <w:rsid w:val="007A6EBC"/>
    <w:rsid w:val="007A6FAF"/>
    <w:rsid w:val="007A70E2"/>
    <w:rsid w:val="007B124C"/>
    <w:rsid w:val="007B1BCF"/>
    <w:rsid w:val="007B1CC8"/>
    <w:rsid w:val="007B2159"/>
    <w:rsid w:val="007B4589"/>
    <w:rsid w:val="007B601E"/>
    <w:rsid w:val="007B61F3"/>
    <w:rsid w:val="007B63E5"/>
    <w:rsid w:val="007B64BE"/>
    <w:rsid w:val="007B7546"/>
    <w:rsid w:val="007B781D"/>
    <w:rsid w:val="007C1C91"/>
    <w:rsid w:val="007C2157"/>
    <w:rsid w:val="007C270C"/>
    <w:rsid w:val="007C27AA"/>
    <w:rsid w:val="007C375B"/>
    <w:rsid w:val="007C46AD"/>
    <w:rsid w:val="007C497D"/>
    <w:rsid w:val="007C57FA"/>
    <w:rsid w:val="007C603D"/>
    <w:rsid w:val="007C71CF"/>
    <w:rsid w:val="007C7A49"/>
    <w:rsid w:val="007D0C3C"/>
    <w:rsid w:val="007D0F52"/>
    <w:rsid w:val="007D12CD"/>
    <w:rsid w:val="007D141A"/>
    <w:rsid w:val="007D1CC7"/>
    <w:rsid w:val="007D38FD"/>
    <w:rsid w:val="007D4133"/>
    <w:rsid w:val="007D5741"/>
    <w:rsid w:val="007D6B62"/>
    <w:rsid w:val="007D7059"/>
    <w:rsid w:val="007D7D57"/>
    <w:rsid w:val="007E1A9F"/>
    <w:rsid w:val="007E321E"/>
    <w:rsid w:val="007E4478"/>
    <w:rsid w:val="007E5B92"/>
    <w:rsid w:val="007E67AE"/>
    <w:rsid w:val="007E7539"/>
    <w:rsid w:val="007E7A44"/>
    <w:rsid w:val="007E7AAD"/>
    <w:rsid w:val="007E7C05"/>
    <w:rsid w:val="007E7E58"/>
    <w:rsid w:val="007F1C24"/>
    <w:rsid w:val="007F25F6"/>
    <w:rsid w:val="007F3890"/>
    <w:rsid w:val="007F3CE0"/>
    <w:rsid w:val="007F46DB"/>
    <w:rsid w:val="007F55AC"/>
    <w:rsid w:val="007F5741"/>
    <w:rsid w:val="007F5BCF"/>
    <w:rsid w:val="007F60C1"/>
    <w:rsid w:val="007F6DC6"/>
    <w:rsid w:val="008002DD"/>
    <w:rsid w:val="00801618"/>
    <w:rsid w:val="00802013"/>
    <w:rsid w:val="00805099"/>
    <w:rsid w:val="00805856"/>
    <w:rsid w:val="00806E2B"/>
    <w:rsid w:val="00807DA6"/>
    <w:rsid w:val="00810565"/>
    <w:rsid w:val="00811123"/>
    <w:rsid w:val="008124CA"/>
    <w:rsid w:val="008126C8"/>
    <w:rsid w:val="00812890"/>
    <w:rsid w:val="00814001"/>
    <w:rsid w:val="00815A94"/>
    <w:rsid w:val="00815EE2"/>
    <w:rsid w:val="00816351"/>
    <w:rsid w:val="00816708"/>
    <w:rsid w:val="00816EA0"/>
    <w:rsid w:val="008175D3"/>
    <w:rsid w:val="008179BE"/>
    <w:rsid w:val="00823BBD"/>
    <w:rsid w:val="0082432C"/>
    <w:rsid w:val="00824967"/>
    <w:rsid w:val="00824B0E"/>
    <w:rsid w:val="0082609D"/>
    <w:rsid w:val="008271AF"/>
    <w:rsid w:val="008275DD"/>
    <w:rsid w:val="0083048B"/>
    <w:rsid w:val="008308E8"/>
    <w:rsid w:val="00830C7B"/>
    <w:rsid w:val="00830CFA"/>
    <w:rsid w:val="00832662"/>
    <w:rsid w:val="00833099"/>
    <w:rsid w:val="008338BB"/>
    <w:rsid w:val="00833982"/>
    <w:rsid w:val="00834347"/>
    <w:rsid w:val="00834711"/>
    <w:rsid w:val="00835E45"/>
    <w:rsid w:val="00836467"/>
    <w:rsid w:val="00837E48"/>
    <w:rsid w:val="0084023C"/>
    <w:rsid w:val="00840AD5"/>
    <w:rsid w:val="00841046"/>
    <w:rsid w:val="008413C1"/>
    <w:rsid w:val="00842B9E"/>
    <w:rsid w:val="00844061"/>
    <w:rsid w:val="008442FF"/>
    <w:rsid w:val="00844F34"/>
    <w:rsid w:val="00845D4E"/>
    <w:rsid w:val="00847324"/>
    <w:rsid w:val="00847FAD"/>
    <w:rsid w:val="0085002A"/>
    <w:rsid w:val="00850AE7"/>
    <w:rsid w:val="008514E5"/>
    <w:rsid w:val="00851C50"/>
    <w:rsid w:val="00852525"/>
    <w:rsid w:val="00853B88"/>
    <w:rsid w:val="0085451B"/>
    <w:rsid w:val="00854870"/>
    <w:rsid w:val="008562B2"/>
    <w:rsid w:val="0086013E"/>
    <w:rsid w:val="0086091B"/>
    <w:rsid w:val="008609CA"/>
    <w:rsid w:val="00862443"/>
    <w:rsid w:val="008631DB"/>
    <w:rsid w:val="008638F7"/>
    <w:rsid w:val="00863994"/>
    <w:rsid w:val="0086435A"/>
    <w:rsid w:val="00864CAC"/>
    <w:rsid w:val="00865A8F"/>
    <w:rsid w:val="00866616"/>
    <w:rsid w:val="008668A3"/>
    <w:rsid w:val="0087037B"/>
    <w:rsid w:val="00871A4A"/>
    <w:rsid w:val="0087202E"/>
    <w:rsid w:val="00872034"/>
    <w:rsid w:val="00872114"/>
    <w:rsid w:val="0087389C"/>
    <w:rsid w:val="00873B79"/>
    <w:rsid w:val="00873D88"/>
    <w:rsid w:val="008756B4"/>
    <w:rsid w:val="00875847"/>
    <w:rsid w:val="00880049"/>
    <w:rsid w:val="008813B8"/>
    <w:rsid w:val="00881514"/>
    <w:rsid w:val="008826CE"/>
    <w:rsid w:val="008833D6"/>
    <w:rsid w:val="00884972"/>
    <w:rsid w:val="00884B5C"/>
    <w:rsid w:val="00884FAE"/>
    <w:rsid w:val="00885941"/>
    <w:rsid w:val="00885E78"/>
    <w:rsid w:val="00886775"/>
    <w:rsid w:val="008872B4"/>
    <w:rsid w:val="008903ED"/>
    <w:rsid w:val="00891124"/>
    <w:rsid w:val="00891138"/>
    <w:rsid w:val="00891D2A"/>
    <w:rsid w:val="00891ED8"/>
    <w:rsid w:val="0089264E"/>
    <w:rsid w:val="00893625"/>
    <w:rsid w:val="00893F12"/>
    <w:rsid w:val="00895A24"/>
    <w:rsid w:val="008A0836"/>
    <w:rsid w:val="008A0D06"/>
    <w:rsid w:val="008A1618"/>
    <w:rsid w:val="008A3193"/>
    <w:rsid w:val="008A3F07"/>
    <w:rsid w:val="008A52DA"/>
    <w:rsid w:val="008A5DE9"/>
    <w:rsid w:val="008B47DC"/>
    <w:rsid w:val="008B5A25"/>
    <w:rsid w:val="008B6394"/>
    <w:rsid w:val="008B6B83"/>
    <w:rsid w:val="008B70C7"/>
    <w:rsid w:val="008B732F"/>
    <w:rsid w:val="008B75BF"/>
    <w:rsid w:val="008C26B5"/>
    <w:rsid w:val="008C2751"/>
    <w:rsid w:val="008C2764"/>
    <w:rsid w:val="008C45FB"/>
    <w:rsid w:val="008C4E0A"/>
    <w:rsid w:val="008C5170"/>
    <w:rsid w:val="008C5496"/>
    <w:rsid w:val="008C73F1"/>
    <w:rsid w:val="008D050C"/>
    <w:rsid w:val="008D07BB"/>
    <w:rsid w:val="008D2603"/>
    <w:rsid w:val="008D44F0"/>
    <w:rsid w:val="008D4A6E"/>
    <w:rsid w:val="008D5507"/>
    <w:rsid w:val="008D5D5B"/>
    <w:rsid w:val="008D7D2D"/>
    <w:rsid w:val="008E1FD9"/>
    <w:rsid w:val="008E27E9"/>
    <w:rsid w:val="008E372B"/>
    <w:rsid w:val="008E39A3"/>
    <w:rsid w:val="008E42A7"/>
    <w:rsid w:val="008E5415"/>
    <w:rsid w:val="008E6527"/>
    <w:rsid w:val="008E7017"/>
    <w:rsid w:val="008E7AA2"/>
    <w:rsid w:val="008F4308"/>
    <w:rsid w:val="008F48F3"/>
    <w:rsid w:val="008F5F8D"/>
    <w:rsid w:val="008F677D"/>
    <w:rsid w:val="008F696D"/>
    <w:rsid w:val="008F72F6"/>
    <w:rsid w:val="008F79A4"/>
    <w:rsid w:val="008F7C88"/>
    <w:rsid w:val="00900B1E"/>
    <w:rsid w:val="00901C12"/>
    <w:rsid w:val="00902322"/>
    <w:rsid w:val="0090295B"/>
    <w:rsid w:val="00903474"/>
    <w:rsid w:val="00903EAE"/>
    <w:rsid w:val="00904C1D"/>
    <w:rsid w:val="00904E7C"/>
    <w:rsid w:val="0090520E"/>
    <w:rsid w:val="00905213"/>
    <w:rsid w:val="00905F95"/>
    <w:rsid w:val="009113ED"/>
    <w:rsid w:val="00912235"/>
    <w:rsid w:val="00912767"/>
    <w:rsid w:val="00912F10"/>
    <w:rsid w:val="00913341"/>
    <w:rsid w:val="0091503A"/>
    <w:rsid w:val="009153EF"/>
    <w:rsid w:val="00916418"/>
    <w:rsid w:val="00916937"/>
    <w:rsid w:val="009171F5"/>
    <w:rsid w:val="009173F9"/>
    <w:rsid w:val="009179C9"/>
    <w:rsid w:val="00921664"/>
    <w:rsid w:val="00921D82"/>
    <w:rsid w:val="00923297"/>
    <w:rsid w:val="00923CFF"/>
    <w:rsid w:val="00924734"/>
    <w:rsid w:val="009254F9"/>
    <w:rsid w:val="00926235"/>
    <w:rsid w:val="009267A7"/>
    <w:rsid w:val="00926B9C"/>
    <w:rsid w:val="00927178"/>
    <w:rsid w:val="0092728E"/>
    <w:rsid w:val="00930F81"/>
    <w:rsid w:val="00931146"/>
    <w:rsid w:val="0093150F"/>
    <w:rsid w:val="00932587"/>
    <w:rsid w:val="00932C6A"/>
    <w:rsid w:val="00932F42"/>
    <w:rsid w:val="009339AF"/>
    <w:rsid w:val="00934191"/>
    <w:rsid w:val="009379C3"/>
    <w:rsid w:val="00937C24"/>
    <w:rsid w:val="009419DF"/>
    <w:rsid w:val="00942302"/>
    <w:rsid w:val="009436D1"/>
    <w:rsid w:val="00944B89"/>
    <w:rsid w:val="00944F82"/>
    <w:rsid w:val="009470E1"/>
    <w:rsid w:val="00950160"/>
    <w:rsid w:val="00951558"/>
    <w:rsid w:val="00951780"/>
    <w:rsid w:val="00951820"/>
    <w:rsid w:val="00953DDF"/>
    <w:rsid w:val="00957C4B"/>
    <w:rsid w:val="00960890"/>
    <w:rsid w:val="00960F0E"/>
    <w:rsid w:val="00961AA1"/>
    <w:rsid w:val="009627C7"/>
    <w:rsid w:val="0096442C"/>
    <w:rsid w:val="00964992"/>
    <w:rsid w:val="00964D5E"/>
    <w:rsid w:val="00966582"/>
    <w:rsid w:val="00966964"/>
    <w:rsid w:val="00967B2A"/>
    <w:rsid w:val="009709A3"/>
    <w:rsid w:val="00970FAE"/>
    <w:rsid w:val="009724C0"/>
    <w:rsid w:val="009729BD"/>
    <w:rsid w:val="00974243"/>
    <w:rsid w:val="0097440C"/>
    <w:rsid w:val="00976B22"/>
    <w:rsid w:val="00977D9D"/>
    <w:rsid w:val="00977F2D"/>
    <w:rsid w:val="00980F43"/>
    <w:rsid w:val="00981A7E"/>
    <w:rsid w:val="00981CCA"/>
    <w:rsid w:val="00982E4E"/>
    <w:rsid w:val="0098342E"/>
    <w:rsid w:val="00985041"/>
    <w:rsid w:val="00985E18"/>
    <w:rsid w:val="00986E51"/>
    <w:rsid w:val="00987464"/>
    <w:rsid w:val="009875A0"/>
    <w:rsid w:val="009877BC"/>
    <w:rsid w:val="00990903"/>
    <w:rsid w:val="00990E4A"/>
    <w:rsid w:val="009914C4"/>
    <w:rsid w:val="009917AC"/>
    <w:rsid w:val="00992FA1"/>
    <w:rsid w:val="00994491"/>
    <w:rsid w:val="00994DE9"/>
    <w:rsid w:val="00996AEE"/>
    <w:rsid w:val="00996F5E"/>
    <w:rsid w:val="00996FAA"/>
    <w:rsid w:val="00997A5E"/>
    <w:rsid w:val="00997CE6"/>
    <w:rsid w:val="009A020E"/>
    <w:rsid w:val="009A0EDC"/>
    <w:rsid w:val="009A26E2"/>
    <w:rsid w:val="009A39EC"/>
    <w:rsid w:val="009A3AD6"/>
    <w:rsid w:val="009A48DF"/>
    <w:rsid w:val="009A7393"/>
    <w:rsid w:val="009B1D53"/>
    <w:rsid w:val="009B287A"/>
    <w:rsid w:val="009B2E4F"/>
    <w:rsid w:val="009B4D07"/>
    <w:rsid w:val="009B67B1"/>
    <w:rsid w:val="009B7429"/>
    <w:rsid w:val="009B7BE9"/>
    <w:rsid w:val="009B7BFC"/>
    <w:rsid w:val="009C0AC4"/>
    <w:rsid w:val="009C0BF8"/>
    <w:rsid w:val="009C2703"/>
    <w:rsid w:val="009C2E62"/>
    <w:rsid w:val="009C54CE"/>
    <w:rsid w:val="009C5B07"/>
    <w:rsid w:val="009C6351"/>
    <w:rsid w:val="009D0846"/>
    <w:rsid w:val="009D0EF7"/>
    <w:rsid w:val="009D190E"/>
    <w:rsid w:val="009D1AF3"/>
    <w:rsid w:val="009D2337"/>
    <w:rsid w:val="009D25CA"/>
    <w:rsid w:val="009D29E2"/>
    <w:rsid w:val="009D353F"/>
    <w:rsid w:val="009D4149"/>
    <w:rsid w:val="009D4979"/>
    <w:rsid w:val="009D6CE2"/>
    <w:rsid w:val="009D7B2E"/>
    <w:rsid w:val="009D7B31"/>
    <w:rsid w:val="009D7C62"/>
    <w:rsid w:val="009E1BAC"/>
    <w:rsid w:val="009E1CCA"/>
    <w:rsid w:val="009E1FE2"/>
    <w:rsid w:val="009E2403"/>
    <w:rsid w:val="009E24CC"/>
    <w:rsid w:val="009E2FF7"/>
    <w:rsid w:val="009E354D"/>
    <w:rsid w:val="009E56D4"/>
    <w:rsid w:val="009E644B"/>
    <w:rsid w:val="009E7491"/>
    <w:rsid w:val="009F0F51"/>
    <w:rsid w:val="009F10F9"/>
    <w:rsid w:val="009F2212"/>
    <w:rsid w:val="009F2647"/>
    <w:rsid w:val="009F2E2F"/>
    <w:rsid w:val="009F2EC2"/>
    <w:rsid w:val="009F41D1"/>
    <w:rsid w:val="009F5729"/>
    <w:rsid w:val="009F57E2"/>
    <w:rsid w:val="009F7492"/>
    <w:rsid w:val="00A0157E"/>
    <w:rsid w:val="00A038E5"/>
    <w:rsid w:val="00A03FEF"/>
    <w:rsid w:val="00A04945"/>
    <w:rsid w:val="00A054BF"/>
    <w:rsid w:val="00A056CA"/>
    <w:rsid w:val="00A056E5"/>
    <w:rsid w:val="00A05800"/>
    <w:rsid w:val="00A05A76"/>
    <w:rsid w:val="00A0628D"/>
    <w:rsid w:val="00A073A1"/>
    <w:rsid w:val="00A078BF"/>
    <w:rsid w:val="00A07A01"/>
    <w:rsid w:val="00A10062"/>
    <w:rsid w:val="00A104B2"/>
    <w:rsid w:val="00A1100D"/>
    <w:rsid w:val="00A11624"/>
    <w:rsid w:val="00A118C9"/>
    <w:rsid w:val="00A1190D"/>
    <w:rsid w:val="00A11D48"/>
    <w:rsid w:val="00A12D0F"/>
    <w:rsid w:val="00A145A1"/>
    <w:rsid w:val="00A1465A"/>
    <w:rsid w:val="00A151E0"/>
    <w:rsid w:val="00A15B7C"/>
    <w:rsid w:val="00A167A7"/>
    <w:rsid w:val="00A20A23"/>
    <w:rsid w:val="00A20BFF"/>
    <w:rsid w:val="00A20C39"/>
    <w:rsid w:val="00A2293E"/>
    <w:rsid w:val="00A25C53"/>
    <w:rsid w:val="00A26B68"/>
    <w:rsid w:val="00A30075"/>
    <w:rsid w:val="00A3245E"/>
    <w:rsid w:val="00A32751"/>
    <w:rsid w:val="00A333DD"/>
    <w:rsid w:val="00A33C5D"/>
    <w:rsid w:val="00A33DF1"/>
    <w:rsid w:val="00A342C8"/>
    <w:rsid w:val="00A34B69"/>
    <w:rsid w:val="00A35013"/>
    <w:rsid w:val="00A35346"/>
    <w:rsid w:val="00A35E1D"/>
    <w:rsid w:val="00A36716"/>
    <w:rsid w:val="00A37173"/>
    <w:rsid w:val="00A37822"/>
    <w:rsid w:val="00A37CF6"/>
    <w:rsid w:val="00A405BA"/>
    <w:rsid w:val="00A41F62"/>
    <w:rsid w:val="00A42CAE"/>
    <w:rsid w:val="00A43019"/>
    <w:rsid w:val="00A43180"/>
    <w:rsid w:val="00A43674"/>
    <w:rsid w:val="00A43864"/>
    <w:rsid w:val="00A4536F"/>
    <w:rsid w:val="00A4574C"/>
    <w:rsid w:val="00A4582A"/>
    <w:rsid w:val="00A46CAB"/>
    <w:rsid w:val="00A46FF4"/>
    <w:rsid w:val="00A47C1D"/>
    <w:rsid w:val="00A5048B"/>
    <w:rsid w:val="00A50C16"/>
    <w:rsid w:val="00A5156E"/>
    <w:rsid w:val="00A53D66"/>
    <w:rsid w:val="00A563AA"/>
    <w:rsid w:val="00A570CE"/>
    <w:rsid w:val="00A570D6"/>
    <w:rsid w:val="00A5747C"/>
    <w:rsid w:val="00A60636"/>
    <w:rsid w:val="00A6106D"/>
    <w:rsid w:val="00A61891"/>
    <w:rsid w:val="00A62B8D"/>
    <w:rsid w:val="00A636B8"/>
    <w:rsid w:val="00A64A6C"/>
    <w:rsid w:val="00A650E8"/>
    <w:rsid w:val="00A6563C"/>
    <w:rsid w:val="00A658EF"/>
    <w:rsid w:val="00A70020"/>
    <w:rsid w:val="00A70A86"/>
    <w:rsid w:val="00A70BA5"/>
    <w:rsid w:val="00A715BB"/>
    <w:rsid w:val="00A732B8"/>
    <w:rsid w:val="00A748F1"/>
    <w:rsid w:val="00A74EB0"/>
    <w:rsid w:val="00A75DC4"/>
    <w:rsid w:val="00A7677B"/>
    <w:rsid w:val="00A769E2"/>
    <w:rsid w:val="00A76BA1"/>
    <w:rsid w:val="00A774AE"/>
    <w:rsid w:val="00A824CC"/>
    <w:rsid w:val="00A854C6"/>
    <w:rsid w:val="00A8656B"/>
    <w:rsid w:val="00A868A3"/>
    <w:rsid w:val="00A86DAC"/>
    <w:rsid w:val="00A90297"/>
    <w:rsid w:val="00A903AC"/>
    <w:rsid w:val="00A90C99"/>
    <w:rsid w:val="00A90CC0"/>
    <w:rsid w:val="00A9150A"/>
    <w:rsid w:val="00A91CC2"/>
    <w:rsid w:val="00A91E87"/>
    <w:rsid w:val="00A94981"/>
    <w:rsid w:val="00A95329"/>
    <w:rsid w:val="00A955F9"/>
    <w:rsid w:val="00A9588E"/>
    <w:rsid w:val="00A976A5"/>
    <w:rsid w:val="00A97EC1"/>
    <w:rsid w:val="00AA15E8"/>
    <w:rsid w:val="00AA16B3"/>
    <w:rsid w:val="00AA2403"/>
    <w:rsid w:val="00AA2810"/>
    <w:rsid w:val="00AA2A2F"/>
    <w:rsid w:val="00AA2BEF"/>
    <w:rsid w:val="00AA2EE3"/>
    <w:rsid w:val="00AA385A"/>
    <w:rsid w:val="00AA4F59"/>
    <w:rsid w:val="00AA6B2E"/>
    <w:rsid w:val="00AA727B"/>
    <w:rsid w:val="00AA7DA9"/>
    <w:rsid w:val="00AB0982"/>
    <w:rsid w:val="00AB0A10"/>
    <w:rsid w:val="00AB1CAF"/>
    <w:rsid w:val="00AB232D"/>
    <w:rsid w:val="00AB286A"/>
    <w:rsid w:val="00AB370E"/>
    <w:rsid w:val="00AB4681"/>
    <w:rsid w:val="00AB48B4"/>
    <w:rsid w:val="00AB525B"/>
    <w:rsid w:val="00AB60B7"/>
    <w:rsid w:val="00AB65D0"/>
    <w:rsid w:val="00AB6B3F"/>
    <w:rsid w:val="00AB6F70"/>
    <w:rsid w:val="00AC25CD"/>
    <w:rsid w:val="00AC3D23"/>
    <w:rsid w:val="00AC3D4C"/>
    <w:rsid w:val="00AC444B"/>
    <w:rsid w:val="00AC53FE"/>
    <w:rsid w:val="00AC5767"/>
    <w:rsid w:val="00AC5A5F"/>
    <w:rsid w:val="00AC6429"/>
    <w:rsid w:val="00AC7195"/>
    <w:rsid w:val="00AD1D65"/>
    <w:rsid w:val="00AD24CC"/>
    <w:rsid w:val="00AD269E"/>
    <w:rsid w:val="00AD272D"/>
    <w:rsid w:val="00AD2D3D"/>
    <w:rsid w:val="00AD2D9D"/>
    <w:rsid w:val="00AD2E55"/>
    <w:rsid w:val="00AD4049"/>
    <w:rsid w:val="00AD43F1"/>
    <w:rsid w:val="00AD5B7A"/>
    <w:rsid w:val="00AD5E27"/>
    <w:rsid w:val="00AD697B"/>
    <w:rsid w:val="00AD7256"/>
    <w:rsid w:val="00AD7BCB"/>
    <w:rsid w:val="00AE0625"/>
    <w:rsid w:val="00AE091A"/>
    <w:rsid w:val="00AE19F6"/>
    <w:rsid w:val="00AE2196"/>
    <w:rsid w:val="00AE368F"/>
    <w:rsid w:val="00AE50FC"/>
    <w:rsid w:val="00AE6072"/>
    <w:rsid w:val="00AE7323"/>
    <w:rsid w:val="00AE76BC"/>
    <w:rsid w:val="00AE7DBB"/>
    <w:rsid w:val="00AF243B"/>
    <w:rsid w:val="00AF2EA7"/>
    <w:rsid w:val="00AF3B98"/>
    <w:rsid w:val="00AF5346"/>
    <w:rsid w:val="00AF6089"/>
    <w:rsid w:val="00AF6F2D"/>
    <w:rsid w:val="00AF743D"/>
    <w:rsid w:val="00B01422"/>
    <w:rsid w:val="00B01D85"/>
    <w:rsid w:val="00B02FCB"/>
    <w:rsid w:val="00B05B1C"/>
    <w:rsid w:val="00B05D62"/>
    <w:rsid w:val="00B0728A"/>
    <w:rsid w:val="00B1023C"/>
    <w:rsid w:val="00B12C07"/>
    <w:rsid w:val="00B14513"/>
    <w:rsid w:val="00B15292"/>
    <w:rsid w:val="00B15520"/>
    <w:rsid w:val="00B1691A"/>
    <w:rsid w:val="00B16A6F"/>
    <w:rsid w:val="00B17077"/>
    <w:rsid w:val="00B17AEE"/>
    <w:rsid w:val="00B200B9"/>
    <w:rsid w:val="00B202BD"/>
    <w:rsid w:val="00B2140B"/>
    <w:rsid w:val="00B21783"/>
    <w:rsid w:val="00B21BAA"/>
    <w:rsid w:val="00B2341C"/>
    <w:rsid w:val="00B23428"/>
    <w:rsid w:val="00B23C50"/>
    <w:rsid w:val="00B24508"/>
    <w:rsid w:val="00B251B7"/>
    <w:rsid w:val="00B25F71"/>
    <w:rsid w:val="00B26601"/>
    <w:rsid w:val="00B308CD"/>
    <w:rsid w:val="00B36D83"/>
    <w:rsid w:val="00B37088"/>
    <w:rsid w:val="00B37C06"/>
    <w:rsid w:val="00B37F3B"/>
    <w:rsid w:val="00B410F9"/>
    <w:rsid w:val="00B421BF"/>
    <w:rsid w:val="00B423BA"/>
    <w:rsid w:val="00B43774"/>
    <w:rsid w:val="00B4424D"/>
    <w:rsid w:val="00B44C68"/>
    <w:rsid w:val="00B45ED1"/>
    <w:rsid w:val="00B465CA"/>
    <w:rsid w:val="00B4791C"/>
    <w:rsid w:val="00B50137"/>
    <w:rsid w:val="00B5073E"/>
    <w:rsid w:val="00B516AE"/>
    <w:rsid w:val="00B521CA"/>
    <w:rsid w:val="00B53286"/>
    <w:rsid w:val="00B545DC"/>
    <w:rsid w:val="00B56410"/>
    <w:rsid w:val="00B57EFF"/>
    <w:rsid w:val="00B626EE"/>
    <w:rsid w:val="00B632B8"/>
    <w:rsid w:val="00B65A75"/>
    <w:rsid w:val="00B673B2"/>
    <w:rsid w:val="00B679B9"/>
    <w:rsid w:val="00B704DD"/>
    <w:rsid w:val="00B721BB"/>
    <w:rsid w:val="00B72B34"/>
    <w:rsid w:val="00B72C61"/>
    <w:rsid w:val="00B72EB0"/>
    <w:rsid w:val="00B761D1"/>
    <w:rsid w:val="00B769FE"/>
    <w:rsid w:val="00B76B88"/>
    <w:rsid w:val="00B77748"/>
    <w:rsid w:val="00B80812"/>
    <w:rsid w:val="00B8195F"/>
    <w:rsid w:val="00B821EC"/>
    <w:rsid w:val="00B826C9"/>
    <w:rsid w:val="00B84303"/>
    <w:rsid w:val="00B84E8E"/>
    <w:rsid w:val="00B85719"/>
    <w:rsid w:val="00B8591F"/>
    <w:rsid w:val="00B864C4"/>
    <w:rsid w:val="00B872D0"/>
    <w:rsid w:val="00B90424"/>
    <w:rsid w:val="00B91C52"/>
    <w:rsid w:val="00B92399"/>
    <w:rsid w:val="00B92DEA"/>
    <w:rsid w:val="00B9388C"/>
    <w:rsid w:val="00B93E82"/>
    <w:rsid w:val="00B950E1"/>
    <w:rsid w:val="00B95B7F"/>
    <w:rsid w:val="00B961E2"/>
    <w:rsid w:val="00BA1A2B"/>
    <w:rsid w:val="00BA1BF4"/>
    <w:rsid w:val="00BA2312"/>
    <w:rsid w:val="00BA248A"/>
    <w:rsid w:val="00BA47C0"/>
    <w:rsid w:val="00BA47CA"/>
    <w:rsid w:val="00BA4920"/>
    <w:rsid w:val="00BA50E4"/>
    <w:rsid w:val="00BA526B"/>
    <w:rsid w:val="00BA607C"/>
    <w:rsid w:val="00BA7C13"/>
    <w:rsid w:val="00BB0198"/>
    <w:rsid w:val="00BB1D81"/>
    <w:rsid w:val="00BB2213"/>
    <w:rsid w:val="00BB48B7"/>
    <w:rsid w:val="00BB69C8"/>
    <w:rsid w:val="00BC0FB7"/>
    <w:rsid w:val="00BC177B"/>
    <w:rsid w:val="00BC284A"/>
    <w:rsid w:val="00BC28F3"/>
    <w:rsid w:val="00BC37DA"/>
    <w:rsid w:val="00BC3FA0"/>
    <w:rsid w:val="00BC43EA"/>
    <w:rsid w:val="00BC5243"/>
    <w:rsid w:val="00BC77B8"/>
    <w:rsid w:val="00BC7F93"/>
    <w:rsid w:val="00BD0116"/>
    <w:rsid w:val="00BD01F3"/>
    <w:rsid w:val="00BD050C"/>
    <w:rsid w:val="00BD1563"/>
    <w:rsid w:val="00BD1591"/>
    <w:rsid w:val="00BD1A82"/>
    <w:rsid w:val="00BD2319"/>
    <w:rsid w:val="00BD31FF"/>
    <w:rsid w:val="00BD3419"/>
    <w:rsid w:val="00BD41A0"/>
    <w:rsid w:val="00BD55C0"/>
    <w:rsid w:val="00BD55D5"/>
    <w:rsid w:val="00BD5897"/>
    <w:rsid w:val="00BD61AC"/>
    <w:rsid w:val="00BD66F9"/>
    <w:rsid w:val="00BD7CE0"/>
    <w:rsid w:val="00BE1056"/>
    <w:rsid w:val="00BE126B"/>
    <w:rsid w:val="00BE1817"/>
    <w:rsid w:val="00BE31ED"/>
    <w:rsid w:val="00BE35A9"/>
    <w:rsid w:val="00BE3DC8"/>
    <w:rsid w:val="00BE7577"/>
    <w:rsid w:val="00BF11F7"/>
    <w:rsid w:val="00BF2A31"/>
    <w:rsid w:val="00BF3754"/>
    <w:rsid w:val="00BF3FEE"/>
    <w:rsid w:val="00BF5124"/>
    <w:rsid w:val="00BF5E5B"/>
    <w:rsid w:val="00C0032B"/>
    <w:rsid w:val="00C01557"/>
    <w:rsid w:val="00C01AAF"/>
    <w:rsid w:val="00C02B8C"/>
    <w:rsid w:val="00C03FF7"/>
    <w:rsid w:val="00C04A7F"/>
    <w:rsid w:val="00C06394"/>
    <w:rsid w:val="00C068F7"/>
    <w:rsid w:val="00C069D4"/>
    <w:rsid w:val="00C06C14"/>
    <w:rsid w:val="00C07CC1"/>
    <w:rsid w:val="00C07EF8"/>
    <w:rsid w:val="00C10394"/>
    <w:rsid w:val="00C12676"/>
    <w:rsid w:val="00C13818"/>
    <w:rsid w:val="00C1390F"/>
    <w:rsid w:val="00C13EB6"/>
    <w:rsid w:val="00C150C1"/>
    <w:rsid w:val="00C15F74"/>
    <w:rsid w:val="00C173AC"/>
    <w:rsid w:val="00C216FA"/>
    <w:rsid w:val="00C21736"/>
    <w:rsid w:val="00C22F18"/>
    <w:rsid w:val="00C237E8"/>
    <w:rsid w:val="00C23AC4"/>
    <w:rsid w:val="00C24EE7"/>
    <w:rsid w:val="00C24FE6"/>
    <w:rsid w:val="00C251A1"/>
    <w:rsid w:val="00C27296"/>
    <w:rsid w:val="00C27C8C"/>
    <w:rsid w:val="00C307AF"/>
    <w:rsid w:val="00C312D5"/>
    <w:rsid w:val="00C31D6A"/>
    <w:rsid w:val="00C31E94"/>
    <w:rsid w:val="00C31F9D"/>
    <w:rsid w:val="00C32064"/>
    <w:rsid w:val="00C3247A"/>
    <w:rsid w:val="00C339AA"/>
    <w:rsid w:val="00C3502C"/>
    <w:rsid w:val="00C354E5"/>
    <w:rsid w:val="00C36725"/>
    <w:rsid w:val="00C3798F"/>
    <w:rsid w:val="00C40471"/>
    <w:rsid w:val="00C41C35"/>
    <w:rsid w:val="00C447FC"/>
    <w:rsid w:val="00C44BC2"/>
    <w:rsid w:val="00C45328"/>
    <w:rsid w:val="00C46049"/>
    <w:rsid w:val="00C46DCA"/>
    <w:rsid w:val="00C47FE5"/>
    <w:rsid w:val="00C53942"/>
    <w:rsid w:val="00C53EB7"/>
    <w:rsid w:val="00C5435F"/>
    <w:rsid w:val="00C54440"/>
    <w:rsid w:val="00C54481"/>
    <w:rsid w:val="00C54D07"/>
    <w:rsid w:val="00C55510"/>
    <w:rsid w:val="00C574E4"/>
    <w:rsid w:val="00C6008A"/>
    <w:rsid w:val="00C6178E"/>
    <w:rsid w:val="00C6416B"/>
    <w:rsid w:val="00C64ADA"/>
    <w:rsid w:val="00C6543D"/>
    <w:rsid w:val="00C65575"/>
    <w:rsid w:val="00C65FF3"/>
    <w:rsid w:val="00C66A35"/>
    <w:rsid w:val="00C678A7"/>
    <w:rsid w:val="00C70AC3"/>
    <w:rsid w:val="00C710AB"/>
    <w:rsid w:val="00C72ACA"/>
    <w:rsid w:val="00C72C00"/>
    <w:rsid w:val="00C73126"/>
    <w:rsid w:val="00C732A0"/>
    <w:rsid w:val="00C753FF"/>
    <w:rsid w:val="00C754F3"/>
    <w:rsid w:val="00C757A1"/>
    <w:rsid w:val="00C77C21"/>
    <w:rsid w:val="00C80A6D"/>
    <w:rsid w:val="00C80F51"/>
    <w:rsid w:val="00C81E5F"/>
    <w:rsid w:val="00C831B1"/>
    <w:rsid w:val="00C83C3C"/>
    <w:rsid w:val="00C856D1"/>
    <w:rsid w:val="00C863E0"/>
    <w:rsid w:val="00C879B3"/>
    <w:rsid w:val="00C879D8"/>
    <w:rsid w:val="00C90092"/>
    <w:rsid w:val="00C90FA3"/>
    <w:rsid w:val="00C90FB0"/>
    <w:rsid w:val="00C9281E"/>
    <w:rsid w:val="00C92DA8"/>
    <w:rsid w:val="00C92E7A"/>
    <w:rsid w:val="00C92FD3"/>
    <w:rsid w:val="00C94D58"/>
    <w:rsid w:val="00C955C6"/>
    <w:rsid w:val="00C958A9"/>
    <w:rsid w:val="00C97E81"/>
    <w:rsid w:val="00CA0164"/>
    <w:rsid w:val="00CA0473"/>
    <w:rsid w:val="00CA07A3"/>
    <w:rsid w:val="00CA094F"/>
    <w:rsid w:val="00CA0AD0"/>
    <w:rsid w:val="00CA109B"/>
    <w:rsid w:val="00CA1B18"/>
    <w:rsid w:val="00CA244B"/>
    <w:rsid w:val="00CA304F"/>
    <w:rsid w:val="00CA32A0"/>
    <w:rsid w:val="00CA440E"/>
    <w:rsid w:val="00CA7143"/>
    <w:rsid w:val="00CA77B9"/>
    <w:rsid w:val="00CB0159"/>
    <w:rsid w:val="00CB0E59"/>
    <w:rsid w:val="00CB1095"/>
    <w:rsid w:val="00CB16D0"/>
    <w:rsid w:val="00CB20C0"/>
    <w:rsid w:val="00CB2294"/>
    <w:rsid w:val="00CB4B05"/>
    <w:rsid w:val="00CB76BD"/>
    <w:rsid w:val="00CB7954"/>
    <w:rsid w:val="00CC003F"/>
    <w:rsid w:val="00CC0885"/>
    <w:rsid w:val="00CC0C00"/>
    <w:rsid w:val="00CC0F51"/>
    <w:rsid w:val="00CC21C4"/>
    <w:rsid w:val="00CC2D7D"/>
    <w:rsid w:val="00CC3936"/>
    <w:rsid w:val="00CC3B8B"/>
    <w:rsid w:val="00CC43BA"/>
    <w:rsid w:val="00CC68BF"/>
    <w:rsid w:val="00CC7508"/>
    <w:rsid w:val="00CC758A"/>
    <w:rsid w:val="00CC77CE"/>
    <w:rsid w:val="00CD1601"/>
    <w:rsid w:val="00CD1E8D"/>
    <w:rsid w:val="00CD2812"/>
    <w:rsid w:val="00CD281C"/>
    <w:rsid w:val="00CD2C91"/>
    <w:rsid w:val="00CD3620"/>
    <w:rsid w:val="00CE01B4"/>
    <w:rsid w:val="00CE06E1"/>
    <w:rsid w:val="00CE0C8D"/>
    <w:rsid w:val="00CE3696"/>
    <w:rsid w:val="00CE39DC"/>
    <w:rsid w:val="00CE3A98"/>
    <w:rsid w:val="00CE3E6D"/>
    <w:rsid w:val="00CE53F2"/>
    <w:rsid w:val="00CE6101"/>
    <w:rsid w:val="00CE6451"/>
    <w:rsid w:val="00CE6FB8"/>
    <w:rsid w:val="00CE70ED"/>
    <w:rsid w:val="00CF0407"/>
    <w:rsid w:val="00CF0590"/>
    <w:rsid w:val="00CF1311"/>
    <w:rsid w:val="00CF2841"/>
    <w:rsid w:val="00CF2AFD"/>
    <w:rsid w:val="00CF34A1"/>
    <w:rsid w:val="00CF3D27"/>
    <w:rsid w:val="00CF4356"/>
    <w:rsid w:val="00CF5255"/>
    <w:rsid w:val="00CF5871"/>
    <w:rsid w:val="00CF6406"/>
    <w:rsid w:val="00CF6A6B"/>
    <w:rsid w:val="00CF7FB1"/>
    <w:rsid w:val="00D0166A"/>
    <w:rsid w:val="00D0181A"/>
    <w:rsid w:val="00D018A0"/>
    <w:rsid w:val="00D01CE1"/>
    <w:rsid w:val="00D01EAF"/>
    <w:rsid w:val="00D02646"/>
    <w:rsid w:val="00D0340C"/>
    <w:rsid w:val="00D03433"/>
    <w:rsid w:val="00D03D67"/>
    <w:rsid w:val="00D0507B"/>
    <w:rsid w:val="00D06747"/>
    <w:rsid w:val="00D067AD"/>
    <w:rsid w:val="00D07C46"/>
    <w:rsid w:val="00D07E6D"/>
    <w:rsid w:val="00D13285"/>
    <w:rsid w:val="00D132B9"/>
    <w:rsid w:val="00D13497"/>
    <w:rsid w:val="00D144EF"/>
    <w:rsid w:val="00D15B1B"/>
    <w:rsid w:val="00D17313"/>
    <w:rsid w:val="00D17411"/>
    <w:rsid w:val="00D176C9"/>
    <w:rsid w:val="00D20055"/>
    <w:rsid w:val="00D2085C"/>
    <w:rsid w:val="00D2148A"/>
    <w:rsid w:val="00D22862"/>
    <w:rsid w:val="00D22EFD"/>
    <w:rsid w:val="00D25116"/>
    <w:rsid w:val="00D26769"/>
    <w:rsid w:val="00D26A07"/>
    <w:rsid w:val="00D26A7F"/>
    <w:rsid w:val="00D26C6C"/>
    <w:rsid w:val="00D26E0C"/>
    <w:rsid w:val="00D26F2E"/>
    <w:rsid w:val="00D277F6"/>
    <w:rsid w:val="00D27D36"/>
    <w:rsid w:val="00D3048A"/>
    <w:rsid w:val="00D30A24"/>
    <w:rsid w:val="00D30FF5"/>
    <w:rsid w:val="00D316B5"/>
    <w:rsid w:val="00D316DD"/>
    <w:rsid w:val="00D33A79"/>
    <w:rsid w:val="00D3510E"/>
    <w:rsid w:val="00D35324"/>
    <w:rsid w:val="00D35707"/>
    <w:rsid w:val="00D35F99"/>
    <w:rsid w:val="00D371D0"/>
    <w:rsid w:val="00D375F8"/>
    <w:rsid w:val="00D37EA2"/>
    <w:rsid w:val="00D40202"/>
    <w:rsid w:val="00D40BBB"/>
    <w:rsid w:val="00D4165E"/>
    <w:rsid w:val="00D43A2D"/>
    <w:rsid w:val="00D45CD9"/>
    <w:rsid w:val="00D45DF0"/>
    <w:rsid w:val="00D461DF"/>
    <w:rsid w:val="00D47209"/>
    <w:rsid w:val="00D47BEB"/>
    <w:rsid w:val="00D5488E"/>
    <w:rsid w:val="00D54C1B"/>
    <w:rsid w:val="00D5629F"/>
    <w:rsid w:val="00D563D6"/>
    <w:rsid w:val="00D56D76"/>
    <w:rsid w:val="00D57748"/>
    <w:rsid w:val="00D60567"/>
    <w:rsid w:val="00D61E06"/>
    <w:rsid w:val="00D63B72"/>
    <w:rsid w:val="00D6479B"/>
    <w:rsid w:val="00D64DA9"/>
    <w:rsid w:val="00D65196"/>
    <w:rsid w:val="00D6566C"/>
    <w:rsid w:val="00D670AD"/>
    <w:rsid w:val="00D67C2B"/>
    <w:rsid w:val="00D71FA3"/>
    <w:rsid w:val="00D72774"/>
    <w:rsid w:val="00D73EEF"/>
    <w:rsid w:val="00D74100"/>
    <w:rsid w:val="00D747CF"/>
    <w:rsid w:val="00D7621D"/>
    <w:rsid w:val="00D768B7"/>
    <w:rsid w:val="00D77506"/>
    <w:rsid w:val="00D775E0"/>
    <w:rsid w:val="00D777C3"/>
    <w:rsid w:val="00D77C01"/>
    <w:rsid w:val="00D77CEA"/>
    <w:rsid w:val="00D8124F"/>
    <w:rsid w:val="00D81915"/>
    <w:rsid w:val="00D83531"/>
    <w:rsid w:val="00D8400C"/>
    <w:rsid w:val="00D84182"/>
    <w:rsid w:val="00D86705"/>
    <w:rsid w:val="00D870DA"/>
    <w:rsid w:val="00D87B30"/>
    <w:rsid w:val="00D903CC"/>
    <w:rsid w:val="00D905D6"/>
    <w:rsid w:val="00D907F8"/>
    <w:rsid w:val="00D90E40"/>
    <w:rsid w:val="00D92859"/>
    <w:rsid w:val="00D940FF"/>
    <w:rsid w:val="00D94C0F"/>
    <w:rsid w:val="00D95129"/>
    <w:rsid w:val="00D95507"/>
    <w:rsid w:val="00D96252"/>
    <w:rsid w:val="00D9681B"/>
    <w:rsid w:val="00D975E4"/>
    <w:rsid w:val="00D97CF5"/>
    <w:rsid w:val="00D97D7B"/>
    <w:rsid w:val="00DA0A99"/>
    <w:rsid w:val="00DA1032"/>
    <w:rsid w:val="00DA1152"/>
    <w:rsid w:val="00DA1C64"/>
    <w:rsid w:val="00DA1CD0"/>
    <w:rsid w:val="00DA1F41"/>
    <w:rsid w:val="00DA2E07"/>
    <w:rsid w:val="00DA3233"/>
    <w:rsid w:val="00DA5543"/>
    <w:rsid w:val="00DA57B7"/>
    <w:rsid w:val="00DA5BC5"/>
    <w:rsid w:val="00DA5CA7"/>
    <w:rsid w:val="00DA5F22"/>
    <w:rsid w:val="00DA6634"/>
    <w:rsid w:val="00DA6724"/>
    <w:rsid w:val="00DB0305"/>
    <w:rsid w:val="00DB0D63"/>
    <w:rsid w:val="00DB1417"/>
    <w:rsid w:val="00DB1483"/>
    <w:rsid w:val="00DB1B40"/>
    <w:rsid w:val="00DB2CEA"/>
    <w:rsid w:val="00DB32B1"/>
    <w:rsid w:val="00DB3718"/>
    <w:rsid w:val="00DB3D47"/>
    <w:rsid w:val="00DB5FF0"/>
    <w:rsid w:val="00DB60D4"/>
    <w:rsid w:val="00DB7489"/>
    <w:rsid w:val="00DC0B1C"/>
    <w:rsid w:val="00DC230A"/>
    <w:rsid w:val="00DC2D71"/>
    <w:rsid w:val="00DC39F9"/>
    <w:rsid w:val="00DC5C76"/>
    <w:rsid w:val="00DC5DAF"/>
    <w:rsid w:val="00DC6747"/>
    <w:rsid w:val="00DC6830"/>
    <w:rsid w:val="00DC6BE9"/>
    <w:rsid w:val="00DC72E1"/>
    <w:rsid w:val="00DC7FA9"/>
    <w:rsid w:val="00DD10EF"/>
    <w:rsid w:val="00DD2FCA"/>
    <w:rsid w:val="00DD5B63"/>
    <w:rsid w:val="00DD7344"/>
    <w:rsid w:val="00DD767B"/>
    <w:rsid w:val="00DE09F2"/>
    <w:rsid w:val="00DE0A87"/>
    <w:rsid w:val="00DE0C54"/>
    <w:rsid w:val="00DE0D11"/>
    <w:rsid w:val="00DE174A"/>
    <w:rsid w:val="00DE181C"/>
    <w:rsid w:val="00DE1BD2"/>
    <w:rsid w:val="00DE2CE9"/>
    <w:rsid w:val="00DE32C8"/>
    <w:rsid w:val="00DE352F"/>
    <w:rsid w:val="00DE377D"/>
    <w:rsid w:val="00DE3BF3"/>
    <w:rsid w:val="00DE3C57"/>
    <w:rsid w:val="00DE4ED4"/>
    <w:rsid w:val="00DE5E63"/>
    <w:rsid w:val="00DE7270"/>
    <w:rsid w:val="00DE781A"/>
    <w:rsid w:val="00DE7EA5"/>
    <w:rsid w:val="00DF0171"/>
    <w:rsid w:val="00DF07A8"/>
    <w:rsid w:val="00DF25B6"/>
    <w:rsid w:val="00DF31DC"/>
    <w:rsid w:val="00DF32F4"/>
    <w:rsid w:val="00DF3CAB"/>
    <w:rsid w:val="00DF532F"/>
    <w:rsid w:val="00DF567C"/>
    <w:rsid w:val="00DF7323"/>
    <w:rsid w:val="00DF7342"/>
    <w:rsid w:val="00DF7B4B"/>
    <w:rsid w:val="00E00B4C"/>
    <w:rsid w:val="00E00C30"/>
    <w:rsid w:val="00E01A44"/>
    <w:rsid w:val="00E01B6C"/>
    <w:rsid w:val="00E01FC3"/>
    <w:rsid w:val="00E03861"/>
    <w:rsid w:val="00E03866"/>
    <w:rsid w:val="00E03EE1"/>
    <w:rsid w:val="00E05458"/>
    <w:rsid w:val="00E0758A"/>
    <w:rsid w:val="00E1026D"/>
    <w:rsid w:val="00E1052A"/>
    <w:rsid w:val="00E11B46"/>
    <w:rsid w:val="00E12103"/>
    <w:rsid w:val="00E12806"/>
    <w:rsid w:val="00E134F2"/>
    <w:rsid w:val="00E13751"/>
    <w:rsid w:val="00E17353"/>
    <w:rsid w:val="00E2000B"/>
    <w:rsid w:val="00E21C9D"/>
    <w:rsid w:val="00E22070"/>
    <w:rsid w:val="00E2233E"/>
    <w:rsid w:val="00E22D0A"/>
    <w:rsid w:val="00E23797"/>
    <w:rsid w:val="00E268BB"/>
    <w:rsid w:val="00E2706B"/>
    <w:rsid w:val="00E27345"/>
    <w:rsid w:val="00E30126"/>
    <w:rsid w:val="00E30B84"/>
    <w:rsid w:val="00E310BD"/>
    <w:rsid w:val="00E33A30"/>
    <w:rsid w:val="00E34532"/>
    <w:rsid w:val="00E3650C"/>
    <w:rsid w:val="00E3656D"/>
    <w:rsid w:val="00E375F6"/>
    <w:rsid w:val="00E376F6"/>
    <w:rsid w:val="00E40001"/>
    <w:rsid w:val="00E405D0"/>
    <w:rsid w:val="00E4166D"/>
    <w:rsid w:val="00E4399E"/>
    <w:rsid w:val="00E44410"/>
    <w:rsid w:val="00E44D3D"/>
    <w:rsid w:val="00E4562E"/>
    <w:rsid w:val="00E45D08"/>
    <w:rsid w:val="00E465A8"/>
    <w:rsid w:val="00E4660C"/>
    <w:rsid w:val="00E467CC"/>
    <w:rsid w:val="00E4763C"/>
    <w:rsid w:val="00E5021E"/>
    <w:rsid w:val="00E507FD"/>
    <w:rsid w:val="00E50A04"/>
    <w:rsid w:val="00E52157"/>
    <w:rsid w:val="00E53643"/>
    <w:rsid w:val="00E5706F"/>
    <w:rsid w:val="00E57C3B"/>
    <w:rsid w:val="00E57E66"/>
    <w:rsid w:val="00E57ED1"/>
    <w:rsid w:val="00E60294"/>
    <w:rsid w:val="00E62264"/>
    <w:rsid w:val="00E649DA"/>
    <w:rsid w:val="00E64BA0"/>
    <w:rsid w:val="00E65338"/>
    <w:rsid w:val="00E6682C"/>
    <w:rsid w:val="00E66B1E"/>
    <w:rsid w:val="00E66C32"/>
    <w:rsid w:val="00E707F2"/>
    <w:rsid w:val="00E70A95"/>
    <w:rsid w:val="00E7158F"/>
    <w:rsid w:val="00E71634"/>
    <w:rsid w:val="00E72110"/>
    <w:rsid w:val="00E75022"/>
    <w:rsid w:val="00E7671B"/>
    <w:rsid w:val="00E76BA7"/>
    <w:rsid w:val="00E76F28"/>
    <w:rsid w:val="00E77AC7"/>
    <w:rsid w:val="00E832A0"/>
    <w:rsid w:val="00E83F56"/>
    <w:rsid w:val="00E8502F"/>
    <w:rsid w:val="00E855E5"/>
    <w:rsid w:val="00E907B2"/>
    <w:rsid w:val="00E90DC1"/>
    <w:rsid w:val="00E918D3"/>
    <w:rsid w:val="00E935E0"/>
    <w:rsid w:val="00E940A2"/>
    <w:rsid w:val="00E94E33"/>
    <w:rsid w:val="00E95E3F"/>
    <w:rsid w:val="00E95FBF"/>
    <w:rsid w:val="00E97AD4"/>
    <w:rsid w:val="00EA0164"/>
    <w:rsid w:val="00EA0EA6"/>
    <w:rsid w:val="00EA125D"/>
    <w:rsid w:val="00EA12C0"/>
    <w:rsid w:val="00EA12CC"/>
    <w:rsid w:val="00EA2930"/>
    <w:rsid w:val="00EA316D"/>
    <w:rsid w:val="00EA433E"/>
    <w:rsid w:val="00EA5970"/>
    <w:rsid w:val="00EA5C55"/>
    <w:rsid w:val="00EA62FE"/>
    <w:rsid w:val="00EA6EB4"/>
    <w:rsid w:val="00EA72BF"/>
    <w:rsid w:val="00EA77D1"/>
    <w:rsid w:val="00EA7F43"/>
    <w:rsid w:val="00EB0462"/>
    <w:rsid w:val="00EB1002"/>
    <w:rsid w:val="00EB4395"/>
    <w:rsid w:val="00EB73BC"/>
    <w:rsid w:val="00EC3462"/>
    <w:rsid w:val="00EC3969"/>
    <w:rsid w:val="00EC3AE2"/>
    <w:rsid w:val="00EC3F91"/>
    <w:rsid w:val="00EC4801"/>
    <w:rsid w:val="00EC53A1"/>
    <w:rsid w:val="00EC5930"/>
    <w:rsid w:val="00EC7A85"/>
    <w:rsid w:val="00EC7F71"/>
    <w:rsid w:val="00ED00F9"/>
    <w:rsid w:val="00ED0494"/>
    <w:rsid w:val="00ED3514"/>
    <w:rsid w:val="00ED379A"/>
    <w:rsid w:val="00ED3889"/>
    <w:rsid w:val="00ED3BC1"/>
    <w:rsid w:val="00ED56AB"/>
    <w:rsid w:val="00ED5ABD"/>
    <w:rsid w:val="00ED6587"/>
    <w:rsid w:val="00ED6AF2"/>
    <w:rsid w:val="00ED6B13"/>
    <w:rsid w:val="00ED7099"/>
    <w:rsid w:val="00ED75C3"/>
    <w:rsid w:val="00EE0855"/>
    <w:rsid w:val="00EE0B18"/>
    <w:rsid w:val="00EE197C"/>
    <w:rsid w:val="00EE3349"/>
    <w:rsid w:val="00EE5799"/>
    <w:rsid w:val="00EE63A7"/>
    <w:rsid w:val="00EE67E8"/>
    <w:rsid w:val="00EE7133"/>
    <w:rsid w:val="00EE7D55"/>
    <w:rsid w:val="00EF140C"/>
    <w:rsid w:val="00EF2709"/>
    <w:rsid w:val="00EF324C"/>
    <w:rsid w:val="00EF4646"/>
    <w:rsid w:val="00EF65C3"/>
    <w:rsid w:val="00EF65F0"/>
    <w:rsid w:val="00EF6D4A"/>
    <w:rsid w:val="00EF71BD"/>
    <w:rsid w:val="00EF7462"/>
    <w:rsid w:val="00EF7D51"/>
    <w:rsid w:val="00F00D39"/>
    <w:rsid w:val="00F01C56"/>
    <w:rsid w:val="00F023A2"/>
    <w:rsid w:val="00F02719"/>
    <w:rsid w:val="00F05070"/>
    <w:rsid w:val="00F05339"/>
    <w:rsid w:val="00F073DE"/>
    <w:rsid w:val="00F100E6"/>
    <w:rsid w:val="00F10D33"/>
    <w:rsid w:val="00F11516"/>
    <w:rsid w:val="00F135DC"/>
    <w:rsid w:val="00F20792"/>
    <w:rsid w:val="00F21545"/>
    <w:rsid w:val="00F219A9"/>
    <w:rsid w:val="00F24144"/>
    <w:rsid w:val="00F243C3"/>
    <w:rsid w:val="00F24C68"/>
    <w:rsid w:val="00F25FF9"/>
    <w:rsid w:val="00F2655D"/>
    <w:rsid w:val="00F26905"/>
    <w:rsid w:val="00F3054F"/>
    <w:rsid w:val="00F30FCD"/>
    <w:rsid w:val="00F34F33"/>
    <w:rsid w:val="00F360C5"/>
    <w:rsid w:val="00F41904"/>
    <w:rsid w:val="00F426DF"/>
    <w:rsid w:val="00F43D5B"/>
    <w:rsid w:val="00F444F0"/>
    <w:rsid w:val="00F44718"/>
    <w:rsid w:val="00F46180"/>
    <w:rsid w:val="00F47878"/>
    <w:rsid w:val="00F47C2B"/>
    <w:rsid w:val="00F5007A"/>
    <w:rsid w:val="00F5151D"/>
    <w:rsid w:val="00F53673"/>
    <w:rsid w:val="00F53930"/>
    <w:rsid w:val="00F544EB"/>
    <w:rsid w:val="00F55538"/>
    <w:rsid w:val="00F56AF6"/>
    <w:rsid w:val="00F56E8D"/>
    <w:rsid w:val="00F5759B"/>
    <w:rsid w:val="00F60118"/>
    <w:rsid w:val="00F6059A"/>
    <w:rsid w:val="00F605F9"/>
    <w:rsid w:val="00F60646"/>
    <w:rsid w:val="00F60C38"/>
    <w:rsid w:val="00F61363"/>
    <w:rsid w:val="00F62424"/>
    <w:rsid w:val="00F650C5"/>
    <w:rsid w:val="00F67895"/>
    <w:rsid w:val="00F678E1"/>
    <w:rsid w:val="00F70B07"/>
    <w:rsid w:val="00F710DB"/>
    <w:rsid w:val="00F720CC"/>
    <w:rsid w:val="00F72571"/>
    <w:rsid w:val="00F72EA6"/>
    <w:rsid w:val="00F732AA"/>
    <w:rsid w:val="00F73BE5"/>
    <w:rsid w:val="00F73FFB"/>
    <w:rsid w:val="00F7428B"/>
    <w:rsid w:val="00F76BEA"/>
    <w:rsid w:val="00F77DD8"/>
    <w:rsid w:val="00F81754"/>
    <w:rsid w:val="00F83221"/>
    <w:rsid w:val="00F85939"/>
    <w:rsid w:val="00F86964"/>
    <w:rsid w:val="00F86B08"/>
    <w:rsid w:val="00F86D6F"/>
    <w:rsid w:val="00F87201"/>
    <w:rsid w:val="00F90F3F"/>
    <w:rsid w:val="00F91665"/>
    <w:rsid w:val="00F91EA4"/>
    <w:rsid w:val="00F93065"/>
    <w:rsid w:val="00F94548"/>
    <w:rsid w:val="00F94B6E"/>
    <w:rsid w:val="00F94E1C"/>
    <w:rsid w:val="00F955FD"/>
    <w:rsid w:val="00FA029B"/>
    <w:rsid w:val="00FA02D4"/>
    <w:rsid w:val="00FA0536"/>
    <w:rsid w:val="00FA17F6"/>
    <w:rsid w:val="00FA19D9"/>
    <w:rsid w:val="00FA200A"/>
    <w:rsid w:val="00FA309E"/>
    <w:rsid w:val="00FA348F"/>
    <w:rsid w:val="00FA4625"/>
    <w:rsid w:val="00FA5B58"/>
    <w:rsid w:val="00FB0F5B"/>
    <w:rsid w:val="00FB17E2"/>
    <w:rsid w:val="00FB24D6"/>
    <w:rsid w:val="00FB2931"/>
    <w:rsid w:val="00FB3915"/>
    <w:rsid w:val="00FB410A"/>
    <w:rsid w:val="00FB44A9"/>
    <w:rsid w:val="00FB4645"/>
    <w:rsid w:val="00FB4E9A"/>
    <w:rsid w:val="00FB51AE"/>
    <w:rsid w:val="00FB593A"/>
    <w:rsid w:val="00FB5D88"/>
    <w:rsid w:val="00FB64B2"/>
    <w:rsid w:val="00FB719D"/>
    <w:rsid w:val="00FB72D3"/>
    <w:rsid w:val="00FB73B3"/>
    <w:rsid w:val="00FC158A"/>
    <w:rsid w:val="00FC166B"/>
    <w:rsid w:val="00FC17B9"/>
    <w:rsid w:val="00FC34B4"/>
    <w:rsid w:val="00FC458D"/>
    <w:rsid w:val="00FC6AA4"/>
    <w:rsid w:val="00FC6C75"/>
    <w:rsid w:val="00FD0B9D"/>
    <w:rsid w:val="00FD2216"/>
    <w:rsid w:val="00FD364E"/>
    <w:rsid w:val="00FD4A27"/>
    <w:rsid w:val="00FD50E0"/>
    <w:rsid w:val="00FD57F8"/>
    <w:rsid w:val="00FD6B25"/>
    <w:rsid w:val="00FD6FA2"/>
    <w:rsid w:val="00FD700A"/>
    <w:rsid w:val="00FD7E39"/>
    <w:rsid w:val="00FE0491"/>
    <w:rsid w:val="00FE1A05"/>
    <w:rsid w:val="00FE2691"/>
    <w:rsid w:val="00FE441F"/>
    <w:rsid w:val="00FE4E96"/>
    <w:rsid w:val="00FE5121"/>
    <w:rsid w:val="00FE5130"/>
    <w:rsid w:val="00FE726D"/>
    <w:rsid w:val="00FE7A47"/>
    <w:rsid w:val="00FE7A7E"/>
    <w:rsid w:val="00FE7DDD"/>
    <w:rsid w:val="00FF25BE"/>
    <w:rsid w:val="00FF2ACB"/>
    <w:rsid w:val="00FF3907"/>
    <w:rsid w:val="00FF3A83"/>
    <w:rsid w:val="00FF3AA1"/>
    <w:rsid w:val="00FF427B"/>
    <w:rsid w:val="00FF464D"/>
    <w:rsid w:val="00FF4801"/>
    <w:rsid w:val="00FF57E8"/>
    <w:rsid w:val="00FF6592"/>
    <w:rsid w:val="00FF6F62"/>
    <w:rsid w:val="00FF6F99"/>
    <w:rsid w:val="00FF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F812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7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17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7CEA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31F"/>
    <w:pPr>
      <w:keepNext/>
      <w:keepLines/>
      <w:numPr>
        <w:numId w:val="1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B331F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50160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950160"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rsid w:val="00950160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950160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950160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950160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950160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31F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331F"/>
    <w:rPr>
      <w:rFonts w:ascii="Cambria" w:eastAsia="Times New Roman" w:hAnsi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50160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950160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50160"/>
    <w:rPr>
      <w:rFonts w:ascii="Cambria" w:eastAsia="Times New Roman" w:hAnsi="Cambria"/>
      <w:color w:val="243F6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950160"/>
    <w:rPr>
      <w:rFonts w:ascii="Cambria" w:eastAsia="Times New Roman" w:hAnsi="Cambria"/>
      <w:i/>
      <w:iCs/>
      <w:color w:val="243F6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950160"/>
    <w:rPr>
      <w:rFonts w:ascii="Cambria" w:eastAsia="Times New Roman" w:hAnsi="Cambria"/>
      <w:i/>
      <w:iCs/>
      <w:color w:val="40404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950160"/>
    <w:rPr>
      <w:rFonts w:ascii="Cambria" w:eastAsia="Times New Roman" w:hAnsi="Cambria"/>
      <w:color w:val="404040"/>
    </w:rPr>
  </w:style>
  <w:style w:type="character" w:customStyle="1" w:styleId="Heading9Char">
    <w:name w:val="Heading 9 Char"/>
    <w:basedOn w:val="DefaultParagraphFont"/>
    <w:link w:val="Heading9"/>
    <w:uiPriority w:val="9"/>
    <w:rsid w:val="00950160"/>
    <w:rPr>
      <w:rFonts w:ascii="Cambria" w:eastAsia="Times New Roman" w:hAnsi="Cambria"/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6B331F"/>
    <w:pPr>
      <w:ind w:left="720"/>
      <w:contextualSpacing/>
    </w:pPr>
  </w:style>
  <w:style w:type="paragraph" w:styleId="BodyText">
    <w:name w:val="Body Text"/>
    <w:basedOn w:val="Normal"/>
    <w:link w:val="BodyTextChar"/>
    <w:rsid w:val="00A4582A"/>
    <w:pPr>
      <w:spacing w:after="0" w:line="240" w:lineRule="auto"/>
    </w:pPr>
    <w:rPr>
      <w:rFonts w:ascii="Verdana" w:eastAsia="Times New Roman" w:hAnsi="Verdan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4582A"/>
    <w:rPr>
      <w:rFonts w:ascii="Verdana" w:eastAsia="Times New Roman" w:hAnsi="Verdana" w:cs="Times New Roman"/>
      <w:b/>
      <w:bCs/>
      <w:sz w:val="24"/>
      <w:szCs w:val="24"/>
    </w:rPr>
  </w:style>
  <w:style w:type="paragraph" w:customStyle="1" w:styleId="TableText">
    <w:name w:val="Table Text"/>
    <w:basedOn w:val="Normal"/>
    <w:rsid w:val="00A4582A"/>
    <w:pPr>
      <w:spacing w:after="0" w:line="240" w:lineRule="auto"/>
    </w:pPr>
    <w:rPr>
      <w:rFonts w:ascii="Arial" w:eastAsia="Times New Roman" w:hAnsi="Arial"/>
      <w:noProof/>
      <w:sz w:val="20"/>
      <w:szCs w:val="20"/>
    </w:rPr>
  </w:style>
  <w:style w:type="paragraph" w:customStyle="1" w:styleId="HeadingB">
    <w:name w:val="Heading B"/>
    <w:basedOn w:val="Heading2"/>
    <w:rsid w:val="00A4582A"/>
    <w:pPr>
      <w:keepLines w:val="0"/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 w:line="240" w:lineRule="auto"/>
      <w:ind w:left="652" w:hanging="652"/>
      <w:textAlignment w:val="baseline"/>
      <w:outlineLvl w:val="9"/>
    </w:pPr>
    <w:rPr>
      <w:rFonts w:ascii="Arial" w:hAnsi="Arial"/>
      <w:bCs w:val="0"/>
      <w:color w:val="auto"/>
      <w:sz w:val="28"/>
      <w:szCs w:val="20"/>
    </w:rPr>
  </w:style>
  <w:style w:type="paragraph" w:styleId="BodyTextIndent">
    <w:name w:val="Body Text Indent"/>
    <w:basedOn w:val="Normal"/>
    <w:link w:val="BodyTextIndentChar"/>
    <w:rsid w:val="00A4582A"/>
    <w:pPr>
      <w:spacing w:after="120" w:line="240" w:lineRule="auto"/>
      <w:ind w:left="360"/>
    </w:pPr>
    <w:rPr>
      <w:rFonts w:ascii="Verdana" w:eastAsia="Times New Roman" w:hAnsi="Verdana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4582A"/>
    <w:rPr>
      <w:rFonts w:ascii="Verdana" w:eastAsia="Times New Roman" w:hAnsi="Verdana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47FE5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4106D9"/>
    <w:pPr>
      <w:spacing w:after="0" w:line="240" w:lineRule="auto"/>
      <w:ind w:left="240"/>
    </w:pPr>
    <w:rPr>
      <w:rFonts w:ascii="Verdana" w:eastAsia="Times New Roman" w:hAnsi="Verdana"/>
      <w:sz w:val="24"/>
      <w:szCs w:val="24"/>
    </w:rPr>
  </w:style>
  <w:style w:type="paragraph" w:styleId="TOCHeading">
    <w:name w:val="TOC Heading"/>
    <w:basedOn w:val="Heading1"/>
    <w:next w:val="Normal"/>
    <w:uiPriority w:val="39"/>
    <w:qFormat/>
    <w:rsid w:val="004106D9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106D9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0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6D9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2508C3"/>
    <w:pPr>
      <w:spacing w:after="100"/>
      <w:ind w:left="440"/>
    </w:pPr>
  </w:style>
  <w:style w:type="table" w:styleId="TableGrid">
    <w:name w:val="Table Grid"/>
    <w:aliases w:val="Template Table Grid,CV table"/>
    <w:basedOn w:val="TableNormal"/>
    <w:uiPriority w:val="39"/>
    <w:rsid w:val="008800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C757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7A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757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7A1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5215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17"/>
    <w:semiHidden/>
    <w:rsid w:val="00D840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17"/>
    <w:semiHidden/>
    <w:rsid w:val="00D8400C"/>
    <w:pPr>
      <w:spacing w:before="60" w:after="120" w:line="240" w:lineRule="exact"/>
    </w:pPr>
    <w:rPr>
      <w:rFonts w:ascii="EYInterstate" w:eastAsia="Times New Roman" w:hAnsi="EYInterstate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17"/>
    <w:semiHidden/>
    <w:rsid w:val="00D8400C"/>
    <w:rPr>
      <w:rFonts w:ascii="EYInterstate" w:eastAsia="Times New Roman" w:hAnsi="EYInterstate"/>
      <w:sz w:val="18"/>
    </w:rPr>
  </w:style>
  <w:style w:type="paragraph" w:customStyle="1" w:styleId="EYBody">
    <w:name w:val="EY Body"/>
    <w:link w:val="EYBodyCharChar"/>
    <w:qFormat/>
    <w:rsid w:val="00D8400C"/>
    <w:pPr>
      <w:spacing w:before="240" w:after="120" w:line="240" w:lineRule="atLeast"/>
    </w:pPr>
    <w:rPr>
      <w:rFonts w:ascii="EYInterstate Light" w:eastAsia="Times New Roman" w:hAnsi="EYInterstate Light"/>
      <w:sz w:val="18"/>
      <w:szCs w:val="24"/>
    </w:rPr>
  </w:style>
  <w:style w:type="character" w:customStyle="1" w:styleId="EYBodyCharChar">
    <w:name w:val="EY Body Char Char"/>
    <w:basedOn w:val="DefaultParagraphFont"/>
    <w:link w:val="EYBody"/>
    <w:rsid w:val="00D8400C"/>
    <w:rPr>
      <w:rFonts w:ascii="EYInterstate Light" w:eastAsia="Times New Roman" w:hAnsi="EYInterstate Light"/>
      <w:sz w:val="18"/>
      <w:szCs w:val="24"/>
    </w:rPr>
  </w:style>
  <w:style w:type="paragraph" w:customStyle="1" w:styleId="EYHeader2">
    <w:name w:val="EY Header 2"/>
    <w:next w:val="EYBody"/>
    <w:uiPriority w:val="6"/>
    <w:qFormat/>
    <w:rsid w:val="004048F3"/>
    <w:pPr>
      <w:spacing w:before="340" w:after="120" w:line="440" w:lineRule="exact"/>
    </w:pPr>
    <w:rPr>
      <w:rFonts w:ascii="EYInterstate Light" w:eastAsia="Times New Roman" w:hAnsi="EYInterstate Light" w:cs="Arial"/>
      <w:color w:val="6D6E71"/>
      <w:sz w:val="38"/>
      <w:szCs w:val="28"/>
    </w:rPr>
  </w:style>
  <w:style w:type="paragraph" w:customStyle="1" w:styleId="EYTableHeadingWhite">
    <w:name w:val="EY Table Heading (White)"/>
    <w:basedOn w:val="Normal"/>
    <w:rsid w:val="005442EF"/>
    <w:pPr>
      <w:spacing w:before="60" w:after="60" w:line="240" w:lineRule="auto"/>
    </w:pPr>
    <w:rPr>
      <w:rFonts w:ascii="EYInterstate" w:eastAsia="Times New Roman" w:hAnsi="EYInterstate"/>
      <w:b/>
      <w:bCs/>
      <w:color w:val="FFFFFF"/>
      <w:sz w:val="16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66582"/>
    <w:pPr>
      <w:spacing w:after="100"/>
      <w:ind w:left="1100"/>
    </w:pPr>
  </w:style>
  <w:style w:type="paragraph" w:customStyle="1" w:styleId="Heading3Numbered">
    <w:name w:val="Heading 3 Numbered"/>
    <w:basedOn w:val="Normal"/>
    <w:rsid w:val="003F181B"/>
    <w:pPr>
      <w:numPr>
        <w:ilvl w:val="2"/>
        <w:numId w:val="2"/>
      </w:numPr>
      <w:spacing w:before="240" w:after="240" w:line="240" w:lineRule="auto"/>
    </w:pPr>
    <w:rPr>
      <w:rFonts w:ascii="Times New Roman Bold" w:eastAsia="Times New Roman" w:hAnsi="Times New Roman Bold"/>
      <w:b/>
      <w:sz w:val="24"/>
      <w:szCs w:val="24"/>
    </w:rPr>
  </w:style>
  <w:style w:type="paragraph" w:customStyle="1" w:styleId="EYAppendix">
    <w:name w:val="EY Appendix"/>
    <w:basedOn w:val="Normal"/>
    <w:next w:val="Normal"/>
    <w:rsid w:val="00980F43"/>
    <w:pPr>
      <w:numPr>
        <w:numId w:val="3"/>
      </w:numPr>
      <w:spacing w:after="360" w:line="240" w:lineRule="auto"/>
      <w:outlineLvl w:val="0"/>
    </w:pPr>
    <w:rPr>
      <w:rFonts w:ascii="EYInterstate Light" w:eastAsia="Times New Roman" w:hAnsi="EYInterstate Light"/>
      <w:b/>
      <w:color w:val="7F7E82"/>
      <w:kern w:val="12"/>
      <w:sz w:val="32"/>
      <w:szCs w:val="24"/>
    </w:rPr>
  </w:style>
  <w:style w:type="paragraph" w:styleId="Caption">
    <w:name w:val="caption"/>
    <w:basedOn w:val="Normal"/>
    <w:next w:val="Normal"/>
    <w:qFormat/>
    <w:rsid w:val="00980F43"/>
    <w:pPr>
      <w:spacing w:before="120" w:after="120" w:line="240" w:lineRule="auto"/>
    </w:pPr>
    <w:rPr>
      <w:rFonts w:ascii="Times New Roman" w:eastAsia="Times New Roman" w:hAnsi="Times New Roman"/>
      <w:b/>
      <w:bCs/>
      <w:sz w:val="20"/>
      <w:szCs w:val="20"/>
    </w:rPr>
  </w:style>
  <w:style w:type="table" w:styleId="TableProfessional">
    <w:name w:val="Table Professional"/>
    <w:basedOn w:val="TableNormal"/>
    <w:rsid w:val="00980F43"/>
    <w:rPr>
      <w:rFonts w:ascii="Times New Roman" w:eastAsia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NumberedItem1">
    <w:name w:val="NumberedItem1"/>
    <w:basedOn w:val="Normal"/>
    <w:rsid w:val="003D37AD"/>
    <w:pPr>
      <w:numPr>
        <w:numId w:val="4"/>
      </w:numPr>
      <w:autoSpaceDE w:val="0"/>
      <w:autoSpaceDN w:val="0"/>
      <w:spacing w:before="240" w:after="0" w:line="240" w:lineRule="auto"/>
    </w:pPr>
    <w:rPr>
      <w:rFonts w:ascii="Arial" w:eastAsia="Times New Roman" w:hAnsi="Arial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1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1EAF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D01EAF"/>
    <w:rPr>
      <w:rFonts w:ascii="Courier New" w:eastAsia="Times New Roman" w:hAnsi="Courier New" w:cs="Courier New"/>
      <w:sz w:val="20"/>
      <w:szCs w:val="20"/>
    </w:rPr>
  </w:style>
  <w:style w:type="character" w:customStyle="1" w:styleId="codecopyonly">
    <w:name w:val="codecopyonly"/>
    <w:basedOn w:val="DefaultParagraphFont"/>
    <w:rsid w:val="0072060D"/>
  </w:style>
  <w:style w:type="paragraph" w:customStyle="1" w:styleId="default">
    <w:name w:val="default"/>
    <w:basedOn w:val="Normal"/>
    <w:rsid w:val="00FC34B4"/>
    <w:pPr>
      <w:spacing w:after="0" w:line="240" w:lineRule="auto"/>
    </w:pPr>
    <w:rPr>
      <w:rFonts w:eastAsia="Times New Roman"/>
      <w:sz w:val="24"/>
      <w:szCs w:val="24"/>
    </w:rPr>
  </w:style>
  <w:style w:type="character" w:customStyle="1" w:styleId="defaultchar1">
    <w:name w:val="default__char1"/>
    <w:basedOn w:val="DefaultParagraphFont"/>
    <w:rsid w:val="00FC34B4"/>
    <w:rPr>
      <w:rFonts w:ascii="Calibri" w:hAnsi="Calibri" w:hint="default"/>
    </w:rPr>
  </w:style>
  <w:style w:type="paragraph" w:styleId="NoSpacing">
    <w:name w:val="No Spacing"/>
    <w:uiPriority w:val="1"/>
    <w:qFormat/>
    <w:rsid w:val="00E66B1E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86435A"/>
    <w:rPr>
      <w:color w:val="800080" w:themeColor="followedHyperlink"/>
      <w:u w:val="single"/>
    </w:rPr>
  </w:style>
  <w:style w:type="table" w:customStyle="1" w:styleId="GridTable4-Accent41">
    <w:name w:val="Grid Table 4 - Accent 41"/>
    <w:basedOn w:val="TableNormal"/>
    <w:uiPriority w:val="49"/>
    <w:rsid w:val="0070207F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Strong">
    <w:name w:val="Strong"/>
    <w:basedOn w:val="DefaultParagraphFont"/>
    <w:uiPriority w:val="22"/>
    <w:qFormat/>
    <w:rsid w:val="00CE70ED"/>
    <w:rPr>
      <w:b/>
      <w:bCs/>
    </w:rPr>
  </w:style>
  <w:style w:type="character" w:customStyle="1" w:styleId="apple-converted-space">
    <w:name w:val="apple-converted-space"/>
    <w:basedOn w:val="DefaultParagraphFont"/>
    <w:rsid w:val="00CE7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969">
              <w:marLeft w:val="3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6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3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oogle.com/url?sa=i&amp;rct=j&amp;q=&amp;esrc=s&amp;source=images&amp;cd=&amp;cad=rja&amp;uact=8&amp;ved=0ahUKEwjb-K7g6YvMAhWJsYMKHT7aC6oQjRwIBw&amp;url=https://www.windward.net/safety-national-casualty-logo/&amp;psig=AFQjCNEijSH0Uu6eY6EASvUp9XdEIevSrA&amp;ust=1460644174416370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docusign.com/esign/restapi/Envelopes/Envelopes/listStatusChange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docs.docusign.com/esign/guide/usage/status_and_events.html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https://www.google.com/url?sa=i&amp;rct=j&amp;q=&amp;esrc=s&amp;source=images&amp;cd=&amp;cad=rja&amp;uact=8&amp;ved=0ahUKEwjb-K7g6YvMAhWJsYMKHT7aC6oQjRwIBw&amp;url=https://www.windward.net/safety-national-casualty-logo/&amp;psig=AFQjCNEijSH0Uu6eY6EASvUp9XdEIevSrA&amp;ust=14606441744163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550ae03-4ee4-4886-b7ad-8d78358d4793">ZSACPYYU2T3H-165-413</_dlc_DocId>
    <_dlc_DocIdUrl xmlns="6550ae03-4ee4-4886-b7ad-8d78358d4793">
      <Url>https://snap.safetynational.net/is/GuideWireProject/CC/_layouts/15/DocIdRedir.aspx?ID=ZSACPYYU2T3H-165-413</Url>
      <Description>ZSACPYYU2T3H-165-413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2362DD037F134593A14A5FB566E30A" ma:contentTypeVersion="0" ma:contentTypeDescription="Create a new document." ma:contentTypeScope="" ma:versionID="458c41280f774d432026918968e179d1">
  <xsd:schema xmlns:xsd="http://www.w3.org/2001/XMLSchema" xmlns:xs="http://www.w3.org/2001/XMLSchema" xmlns:p="http://schemas.microsoft.com/office/2006/metadata/properties" xmlns:ns2="6550ae03-4ee4-4886-b7ad-8d78358d4793" targetNamespace="http://schemas.microsoft.com/office/2006/metadata/properties" ma:root="true" ma:fieldsID="435afb274b992397f8617fb9ced189f0" ns2:_="">
    <xsd:import namespace="6550ae03-4ee4-4886-b7ad-8d78358d479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50ae03-4ee4-4886-b7ad-8d78358d479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BCD259-FAFE-4C7E-B808-EB7B04B5A69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47624060-E927-4378-B72F-11AB7615BE5F}">
  <ds:schemaRefs>
    <ds:schemaRef ds:uri="http://schemas.microsoft.com/office/2006/metadata/properties"/>
    <ds:schemaRef ds:uri="http://schemas.microsoft.com/office/infopath/2007/PartnerControls"/>
    <ds:schemaRef ds:uri="6550ae03-4ee4-4886-b7ad-8d78358d4793"/>
  </ds:schemaRefs>
</ds:datastoreItem>
</file>

<file path=customXml/itemProps3.xml><?xml version="1.0" encoding="utf-8"?>
<ds:datastoreItem xmlns:ds="http://schemas.openxmlformats.org/officeDocument/2006/customXml" ds:itemID="{5CC74D92-89F9-4906-B90F-FA6723BA8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50ae03-4ee4-4886-b7ad-8d78358d4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07D717-8E50-4829-B93E-848933DD6BA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587E5B3-1B9B-4935-8F13-59B02D117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1714</Words>
  <Characters>9771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11463</CharactersWithSpaces>
  <SharedDoc>false</SharedDoc>
  <HLinks>
    <vt:vector size="438" baseType="variant">
      <vt:variant>
        <vt:i4>1441854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_Toc274818968</vt:lpwstr>
      </vt:variant>
      <vt:variant>
        <vt:i4>1441854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_Toc274818967</vt:lpwstr>
      </vt:variant>
      <vt:variant>
        <vt:i4>1441854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_Toc274818966</vt:lpwstr>
      </vt:variant>
      <vt:variant>
        <vt:i4>1441854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_Toc274818965</vt:lpwstr>
      </vt:variant>
      <vt:variant>
        <vt:i4>1441854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_Toc274818964</vt:lpwstr>
      </vt:variant>
      <vt:variant>
        <vt:i4>1441854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_Toc274818963</vt:lpwstr>
      </vt:variant>
      <vt:variant>
        <vt:i4>1441854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_Toc274818962</vt:lpwstr>
      </vt:variant>
      <vt:variant>
        <vt:i4>1441854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_Toc274818961</vt:lpwstr>
      </vt:variant>
      <vt:variant>
        <vt:i4>1441854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_Toc274818960</vt:lpwstr>
      </vt:variant>
      <vt:variant>
        <vt:i4>1376318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_Toc274818959</vt:lpwstr>
      </vt:variant>
      <vt:variant>
        <vt:i4>1376318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_Toc274818958</vt:lpwstr>
      </vt:variant>
      <vt:variant>
        <vt:i4>1376318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_Toc274818957</vt:lpwstr>
      </vt:variant>
      <vt:variant>
        <vt:i4>1376318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_Toc274818956</vt:lpwstr>
      </vt:variant>
      <vt:variant>
        <vt:i4>1376318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_Toc274818955</vt:lpwstr>
      </vt:variant>
      <vt:variant>
        <vt:i4>1376318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_Toc274818954</vt:lpwstr>
      </vt:variant>
      <vt:variant>
        <vt:i4>1376318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_Toc274818953</vt:lpwstr>
      </vt:variant>
      <vt:variant>
        <vt:i4>1376318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_Toc274818952</vt:lpwstr>
      </vt:variant>
      <vt:variant>
        <vt:i4>1376318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_Toc274818951</vt:lpwstr>
      </vt:variant>
      <vt:variant>
        <vt:i4>1376318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_Toc274818950</vt:lpwstr>
      </vt:variant>
      <vt:variant>
        <vt:i4>1310782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_Toc274818949</vt:lpwstr>
      </vt:variant>
      <vt:variant>
        <vt:i4>1310782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_Toc274818948</vt:lpwstr>
      </vt:variant>
      <vt:variant>
        <vt:i4>1310782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_Toc274818947</vt:lpwstr>
      </vt:variant>
      <vt:variant>
        <vt:i4>1310782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_Toc274818946</vt:lpwstr>
      </vt:variant>
      <vt:variant>
        <vt:i4>1310782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_Toc274818945</vt:lpwstr>
      </vt:variant>
      <vt:variant>
        <vt:i4>1310782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_Toc274818944</vt:lpwstr>
      </vt:variant>
      <vt:variant>
        <vt:i4>1310782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_Toc274818943</vt:lpwstr>
      </vt:variant>
      <vt:variant>
        <vt:i4>1310782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_Toc274818942</vt:lpwstr>
      </vt:variant>
      <vt:variant>
        <vt:i4>1310782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_Toc274818941</vt:lpwstr>
      </vt:variant>
      <vt:variant>
        <vt:i4>1310782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_Toc274818940</vt:lpwstr>
      </vt:variant>
      <vt:variant>
        <vt:i4>1245246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_Toc274818939</vt:lpwstr>
      </vt:variant>
      <vt:variant>
        <vt:i4>1245246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_Toc274818938</vt:lpwstr>
      </vt:variant>
      <vt:variant>
        <vt:i4>1245246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_Toc274818937</vt:lpwstr>
      </vt:variant>
      <vt:variant>
        <vt:i4>1245246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_Toc274818936</vt:lpwstr>
      </vt:variant>
      <vt:variant>
        <vt:i4>1245246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_Toc274818935</vt:lpwstr>
      </vt:variant>
      <vt:variant>
        <vt:i4>1245246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_Toc274818934</vt:lpwstr>
      </vt:variant>
      <vt:variant>
        <vt:i4>1245246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_Toc274818933</vt:lpwstr>
      </vt:variant>
      <vt:variant>
        <vt:i4>1245246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_Toc274818932</vt:lpwstr>
      </vt:variant>
      <vt:variant>
        <vt:i4>1245246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_Toc274818931</vt:lpwstr>
      </vt:variant>
      <vt:variant>
        <vt:i4>1245246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_Toc274818930</vt:lpwstr>
      </vt:variant>
      <vt:variant>
        <vt:i4>1179710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_Toc274818929</vt:lpwstr>
      </vt:variant>
      <vt:variant>
        <vt:i4>1179710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_Toc274818928</vt:lpwstr>
      </vt:variant>
      <vt:variant>
        <vt:i4>1179710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_Toc274818927</vt:lpwstr>
      </vt:variant>
      <vt:variant>
        <vt:i4>1179710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_Toc274818926</vt:lpwstr>
      </vt:variant>
      <vt:variant>
        <vt:i4>1179710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_Toc274818925</vt:lpwstr>
      </vt:variant>
      <vt:variant>
        <vt:i4>1179710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_Toc274818924</vt:lpwstr>
      </vt:variant>
      <vt:variant>
        <vt:i4>1179710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_Toc274818923</vt:lpwstr>
      </vt:variant>
      <vt:variant>
        <vt:i4>1179710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_Toc274818922</vt:lpwstr>
      </vt:variant>
      <vt:variant>
        <vt:i4>1179710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_Toc274818921</vt:lpwstr>
      </vt:variant>
      <vt:variant>
        <vt:i4>1179710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_Toc274818920</vt:lpwstr>
      </vt:variant>
      <vt:variant>
        <vt:i4>1114174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_Toc274818919</vt:lpwstr>
      </vt:variant>
      <vt:variant>
        <vt:i4>1114174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_Toc274818918</vt:lpwstr>
      </vt:variant>
      <vt:variant>
        <vt:i4>1114174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_Toc274818917</vt:lpwstr>
      </vt:variant>
      <vt:variant>
        <vt:i4>1114174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_Toc274818916</vt:lpwstr>
      </vt:variant>
      <vt:variant>
        <vt:i4>1114174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_Toc274818915</vt:lpwstr>
      </vt:variant>
      <vt:variant>
        <vt:i4>1114174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_Toc274818914</vt:lpwstr>
      </vt:variant>
      <vt:variant>
        <vt:i4>1114174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_Toc274818913</vt:lpwstr>
      </vt:variant>
      <vt:variant>
        <vt:i4>1114174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_Toc274818912</vt:lpwstr>
      </vt:variant>
      <vt:variant>
        <vt:i4>1114174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_Toc274818911</vt:lpwstr>
      </vt:variant>
      <vt:variant>
        <vt:i4>1114174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_Toc274818910</vt:lpwstr>
      </vt:variant>
      <vt:variant>
        <vt:i4>1048638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_Toc274818909</vt:lpwstr>
      </vt:variant>
      <vt:variant>
        <vt:i4>1048638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_Toc274818908</vt:lpwstr>
      </vt:variant>
      <vt:variant>
        <vt:i4>1048638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_Toc274818907</vt:lpwstr>
      </vt:variant>
      <vt:variant>
        <vt:i4>1048638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_Toc274818906</vt:lpwstr>
      </vt:variant>
      <vt:variant>
        <vt:i4>1048638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_Toc274818905</vt:lpwstr>
      </vt:variant>
      <vt:variant>
        <vt:i4>1048638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_Toc274818904</vt:lpwstr>
      </vt:variant>
      <vt:variant>
        <vt:i4>1048638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_Toc274818903</vt:lpwstr>
      </vt:variant>
      <vt:variant>
        <vt:i4>1048638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_Toc274818902</vt:lpwstr>
      </vt:variant>
      <vt:variant>
        <vt:i4>1048638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_Toc274818901</vt:lpwstr>
      </vt:variant>
      <vt:variant>
        <vt:i4>1048638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_Toc274818900</vt:lpwstr>
      </vt:variant>
      <vt:variant>
        <vt:i4>1638463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_Toc274818899</vt:lpwstr>
      </vt:variant>
      <vt:variant>
        <vt:i4>1638463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_Toc274818898</vt:lpwstr>
      </vt:variant>
      <vt:variant>
        <vt:i4>1638463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_Toc274818897</vt:lpwstr>
      </vt:variant>
      <vt:variant>
        <vt:i4>4063281</vt:i4>
      </vt:variant>
      <vt:variant>
        <vt:i4>0</vt:i4>
      </vt:variant>
      <vt:variant>
        <vt:i4>0</vt:i4>
      </vt:variant>
      <vt:variant>
        <vt:i4>5</vt:i4>
      </vt:variant>
      <vt:variant>
        <vt:lpwstr>http://davap3017.amer.zurich.corp/wiki/TBD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2017-12-13T21:28:00Z</dcterms:created>
  <dcterms:modified xsi:type="dcterms:W3CDTF">2018-03-02T15:58:00Z</dcterms:modified>
  <cp:category>Design Specification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0x010100152362DD037F134593A14A5FB566E30A</vt:lpwstr>
  </property>
  <property fmtid="{D5CDD505-2E9C-101B-9397-08002B2CF9AE}" pid="3" name="_dlc_DocIdItemGuid">
    <vt:lpwstr>a04508f9-9be7-43ca-92d9-bbaa9b4da9ec</vt:lpwstr>
  </property>
</Properties>
</file>